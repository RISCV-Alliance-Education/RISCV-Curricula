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479F" w14:textId="77777777" w:rsidR="00130874" w:rsidRPr="00713364" w:rsidRDefault="00097B12" w:rsidP="00130874">
      <w:pPr>
        <w:pStyle w:val="Title"/>
      </w:pPr>
      <w:r>
        <w:t>Глава 2</w:t>
      </w:r>
      <w:r w:rsidR="00130874" w:rsidRPr="00713364">
        <w:t>.</w:t>
      </w:r>
      <w:r>
        <w:t xml:space="preserve"> Микроконтроллер</w:t>
      </w:r>
    </w:p>
    <w:p w14:paraId="33E680FE" w14:textId="77777777" w:rsidR="00C76D85" w:rsidRPr="00097B12" w:rsidRDefault="00097B12" w:rsidP="00130874">
      <w:pPr>
        <w:pStyle w:val="Heading1"/>
      </w:pPr>
      <w:bookmarkStart w:id="0" w:name="_Toc151298740"/>
      <w:r>
        <w:t>Представление</w:t>
      </w:r>
      <w:bookmarkEnd w:id="0"/>
    </w:p>
    <w:p w14:paraId="2CEF6F22" w14:textId="77777777" w:rsidR="00130874" w:rsidRPr="00713364" w:rsidRDefault="00BA06A8" w:rsidP="00130874">
      <w:pPr>
        <w:pStyle w:val="Heading2"/>
      </w:pPr>
      <w:bookmarkStart w:id="1" w:name="_Toc151298741"/>
      <w:r>
        <w:t>Обзор главы</w:t>
      </w:r>
      <w:r w:rsidRPr="00713364">
        <w:t xml:space="preserve"> (Видеоролик</w:t>
      </w:r>
      <w:r w:rsidR="00130874" w:rsidRPr="00713364">
        <w:t>)</w:t>
      </w:r>
      <w:bookmarkEnd w:id="1"/>
    </w:p>
    <w:p w14:paraId="7887438A" w14:textId="272B89B0" w:rsidR="00130874" w:rsidRPr="00BA06A8" w:rsidRDefault="00130874" w:rsidP="00130874">
      <w:pPr>
        <w:rPr>
          <w:lang w:eastAsia="ru-RU"/>
        </w:rPr>
      </w:pPr>
      <w:r w:rsidRPr="00BF5947">
        <w:rPr>
          <w:lang w:eastAsia="ru-RU"/>
        </w:rPr>
        <w:t>[</w:t>
      </w:r>
      <w:r w:rsidR="00BF5947" w:rsidRPr="00BF5947">
        <w:rPr>
          <w:lang w:eastAsia="ru-RU"/>
        </w:rPr>
        <w:t xml:space="preserve">Эдуардо </w:t>
      </w:r>
      <w:proofErr w:type="spellStart"/>
      <w:r w:rsidR="00BF5947" w:rsidRPr="00BF5947">
        <w:rPr>
          <w:lang w:eastAsia="ru-RU"/>
        </w:rPr>
        <w:t>Карреньо</w:t>
      </w:r>
      <w:proofErr w:type="spellEnd"/>
      <w:r w:rsidRPr="00BF5947">
        <w:rPr>
          <w:lang w:eastAsia="ru-RU"/>
        </w:rPr>
        <w:t xml:space="preserve">] </w:t>
      </w:r>
      <w:r w:rsidR="00BF5947" w:rsidRPr="00BF5947">
        <w:rPr>
          <w:lang w:eastAsia="ru-RU"/>
        </w:rPr>
        <w:t>Теперь пришло вре</w:t>
      </w:r>
      <w:r w:rsidR="00BF5947">
        <w:rPr>
          <w:lang w:eastAsia="ru-RU"/>
        </w:rPr>
        <w:t>мя поговорить о микроконтроллерах и их</w:t>
      </w:r>
      <w:r w:rsidR="00BF5947" w:rsidRPr="00BF5947">
        <w:rPr>
          <w:lang w:eastAsia="ru-RU"/>
        </w:rPr>
        <w:t xml:space="preserve"> библиотеке.</w:t>
      </w:r>
      <w:r w:rsidRPr="00BF5947">
        <w:rPr>
          <w:lang w:eastAsia="ru-RU"/>
        </w:rPr>
        <w:t xml:space="preserve"> </w:t>
      </w:r>
      <w:r w:rsidR="00BF5947">
        <w:rPr>
          <w:lang w:eastAsia="ru-RU"/>
        </w:rPr>
        <w:t>В</w:t>
      </w:r>
      <w:r w:rsidR="00BF5947" w:rsidRPr="00BF5947">
        <w:rPr>
          <w:lang w:eastAsia="ru-RU"/>
        </w:rPr>
        <w:t xml:space="preserve"> </w:t>
      </w:r>
      <w:r w:rsidR="00BF5947">
        <w:rPr>
          <w:lang w:eastAsia="ru-RU"/>
        </w:rPr>
        <w:t>этой</w:t>
      </w:r>
      <w:r w:rsidR="00BF5947" w:rsidRPr="00BF5947">
        <w:rPr>
          <w:lang w:eastAsia="ru-RU"/>
        </w:rPr>
        <w:t xml:space="preserve"> </w:t>
      </w:r>
      <w:r w:rsidR="00BF5947">
        <w:rPr>
          <w:lang w:eastAsia="ru-RU"/>
        </w:rPr>
        <w:t>главе</w:t>
      </w:r>
      <w:r w:rsidR="00BF5947" w:rsidRPr="00BF5947">
        <w:rPr>
          <w:lang w:eastAsia="ru-RU"/>
        </w:rPr>
        <w:t xml:space="preserve"> </w:t>
      </w:r>
      <w:r w:rsidR="00BF5947">
        <w:rPr>
          <w:lang w:eastAsia="ru-RU"/>
        </w:rPr>
        <w:t>мы</w:t>
      </w:r>
      <w:r w:rsidR="00BF5947" w:rsidRPr="00BF5947">
        <w:rPr>
          <w:lang w:eastAsia="ru-RU"/>
        </w:rPr>
        <w:t xml:space="preserve"> </w:t>
      </w:r>
      <w:r w:rsidR="00BF5947">
        <w:rPr>
          <w:lang w:eastAsia="ru-RU"/>
        </w:rPr>
        <w:t>поговорим</w:t>
      </w:r>
      <w:r w:rsidR="00BF5947" w:rsidRPr="00BF5947">
        <w:rPr>
          <w:lang w:eastAsia="ru-RU"/>
        </w:rPr>
        <w:t xml:space="preserve"> </w:t>
      </w:r>
      <w:r w:rsidR="00BF5947">
        <w:rPr>
          <w:lang w:eastAsia="ru-RU"/>
        </w:rPr>
        <w:t>о</w:t>
      </w:r>
      <w:r w:rsidR="00BF5947" w:rsidRPr="00BF5947">
        <w:rPr>
          <w:lang w:eastAsia="ru-RU"/>
        </w:rPr>
        <w:t xml:space="preserve"> </w:t>
      </w:r>
      <w:r w:rsidR="00BF5947">
        <w:rPr>
          <w:lang w:eastAsia="ru-RU"/>
        </w:rPr>
        <w:t>написании</w:t>
      </w:r>
      <w:r w:rsidR="00BF5947" w:rsidRPr="00BF5947">
        <w:rPr>
          <w:lang w:eastAsia="ru-RU"/>
        </w:rPr>
        <w:t xml:space="preserve"> </w:t>
      </w:r>
      <w:r w:rsidR="00BF5947">
        <w:rPr>
          <w:lang w:eastAsia="ru-RU"/>
        </w:rPr>
        <w:t>кода</w:t>
      </w:r>
      <w:r w:rsidRPr="00BF5947">
        <w:rPr>
          <w:lang w:eastAsia="ru-RU"/>
        </w:rPr>
        <w:t>.</w:t>
      </w:r>
      <w:r w:rsidR="00BF5947" w:rsidRPr="00BF5947">
        <w:rPr>
          <w:lang w:eastAsia="ru-RU"/>
        </w:rPr>
        <w:t xml:space="preserve"> Мы начнем с</w:t>
      </w:r>
      <w:r w:rsidRPr="00BF5947">
        <w:rPr>
          <w:lang w:eastAsia="ru-RU"/>
        </w:rPr>
        <w:t xml:space="preserve"> </w:t>
      </w:r>
      <w:r w:rsidR="00BF5947">
        <w:rPr>
          <w:lang w:eastAsia="ru-RU"/>
        </w:rPr>
        <w:t>различия</w:t>
      </w:r>
      <w:r w:rsidR="00BF5947" w:rsidRPr="00BF5947">
        <w:rPr>
          <w:lang w:eastAsia="ru-RU"/>
        </w:rPr>
        <w:t xml:space="preserve"> </w:t>
      </w:r>
      <w:r w:rsidR="00BF5947">
        <w:rPr>
          <w:lang w:eastAsia="ru-RU"/>
        </w:rPr>
        <w:t>между</w:t>
      </w:r>
      <w:r w:rsidRPr="00BF5947">
        <w:rPr>
          <w:lang w:eastAsia="ru-RU"/>
        </w:rPr>
        <w:t xml:space="preserve"> </w:t>
      </w:r>
      <w:r w:rsidR="00BF5947">
        <w:rPr>
          <w:lang w:eastAsia="ru-RU"/>
        </w:rPr>
        <w:t xml:space="preserve">блоками микроконтроллеров и </w:t>
      </w:r>
      <w:r w:rsidR="00BA06A8">
        <w:rPr>
          <w:lang w:eastAsia="ru-RU"/>
        </w:rPr>
        <w:t>системой на кристалле</w:t>
      </w:r>
      <w:r w:rsidR="00686DDA" w:rsidRPr="00C064E2">
        <w:rPr>
          <w:lang w:eastAsia="ru-RU"/>
        </w:rPr>
        <w:t xml:space="preserve"> </w:t>
      </w:r>
      <w:r w:rsidR="00BA06A8">
        <w:rPr>
          <w:lang w:eastAsia="ru-RU"/>
        </w:rPr>
        <w:t>(</w:t>
      </w:r>
      <w:proofErr w:type="spellStart"/>
      <w:r w:rsidR="00BA06A8">
        <w:rPr>
          <w:lang w:eastAsia="ru-RU"/>
        </w:rPr>
        <w:t>СнК</w:t>
      </w:r>
      <w:proofErr w:type="spellEnd"/>
      <w:r w:rsidR="00BA06A8">
        <w:rPr>
          <w:lang w:eastAsia="ru-RU"/>
        </w:rPr>
        <w:t>)</w:t>
      </w:r>
      <w:r w:rsidRPr="00BF5947">
        <w:rPr>
          <w:lang w:eastAsia="ru-RU"/>
        </w:rPr>
        <w:t xml:space="preserve">. </w:t>
      </w:r>
      <w:r w:rsidR="00BF5947">
        <w:rPr>
          <w:lang w:eastAsia="ru-RU"/>
        </w:rPr>
        <w:t>Потом мы поговорим о микроконтроллерах</w:t>
      </w:r>
      <w:r w:rsidRPr="00BF5947">
        <w:rPr>
          <w:lang w:eastAsia="ru-RU"/>
        </w:rPr>
        <w:t xml:space="preserve"> </w:t>
      </w:r>
      <w:r w:rsidRPr="00130874">
        <w:rPr>
          <w:lang w:val="en" w:eastAsia="ru-RU"/>
        </w:rPr>
        <w:t>RISC</w:t>
      </w:r>
      <w:r w:rsidRPr="00BF5947">
        <w:rPr>
          <w:lang w:eastAsia="ru-RU"/>
        </w:rPr>
        <w:t>-</w:t>
      </w:r>
      <w:r w:rsidRPr="00130874">
        <w:rPr>
          <w:lang w:val="en" w:eastAsia="ru-RU"/>
        </w:rPr>
        <w:t>V</w:t>
      </w:r>
      <w:r w:rsidRPr="00BF5947">
        <w:rPr>
          <w:lang w:eastAsia="ru-RU"/>
        </w:rPr>
        <w:t>.</w:t>
      </w:r>
      <w:r w:rsidR="00686DDA" w:rsidRPr="00C064E2">
        <w:rPr>
          <w:lang w:eastAsia="ru-RU"/>
        </w:rPr>
        <w:t xml:space="preserve"> </w:t>
      </w:r>
      <w:r w:rsidR="00BF5947">
        <w:rPr>
          <w:lang w:eastAsia="ru-RU"/>
        </w:rPr>
        <w:t>А после</w:t>
      </w:r>
      <w:r w:rsidR="00686DDA" w:rsidRPr="00C064E2">
        <w:rPr>
          <w:lang w:eastAsia="ru-RU"/>
        </w:rPr>
        <w:t>,</w:t>
      </w:r>
      <w:r w:rsidR="00BF5947">
        <w:rPr>
          <w:lang w:eastAsia="ru-RU"/>
        </w:rPr>
        <w:t xml:space="preserve"> мы обратимся к микроконтроллеру</w:t>
      </w:r>
      <w:r w:rsidRPr="00BF5947">
        <w:rPr>
          <w:lang w:eastAsia="ru-RU"/>
        </w:rPr>
        <w:t xml:space="preserve"> </w:t>
      </w:r>
      <w:r w:rsidRPr="00130874">
        <w:rPr>
          <w:lang w:val="en" w:eastAsia="ru-RU"/>
        </w:rPr>
        <w:t>FE</w:t>
      </w:r>
      <w:r w:rsidRPr="00BF5947">
        <w:rPr>
          <w:lang w:eastAsia="ru-RU"/>
        </w:rPr>
        <w:t xml:space="preserve">310 </w:t>
      </w:r>
      <w:r w:rsidR="00BF5947">
        <w:rPr>
          <w:lang w:eastAsia="ru-RU"/>
        </w:rPr>
        <w:t>созданному</w:t>
      </w:r>
      <w:r w:rsidRPr="00BF5947">
        <w:rPr>
          <w:lang w:eastAsia="ru-RU"/>
        </w:rPr>
        <w:t xml:space="preserve"> </w:t>
      </w:r>
      <w:proofErr w:type="spellStart"/>
      <w:r w:rsidRPr="00130874">
        <w:rPr>
          <w:lang w:val="en" w:eastAsia="ru-RU"/>
        </w:rPr>
        <w:t>SiFive</w:t>
      </w:r>
      <w:proofErr w:type="spellEnd"/>
      <w:r w:rsidRPr="00BF5947">
        <w:rPr>
          <w:lang w:eastAsia="ru-RU"/>
        </w:rPr>
        <w:t xml:space="preserve">, </w:t>
      </w:r>
      <w:r w:rsidR="00BF5947">
        <w:rPr>
          <w:lang w:eastAsia="ru-RU"/>
        </w:rPr>
        <w:t xml:space="preserve">который является одним из </w:t>
      </w:r>
      <w:r w:rsidRPr="00130874">
        <w:rPr>
          <w:lang w:val="en" w:eastAsia="ru-RU"/>
        </w:rPr>
        <w:t>Red</w:t>
      </w:r>
      <w:r w:rsidRPr="00BF5947">
        <w:rPr>
          <w:lang w:eastAsia="ru-RU"/>
        </w:rPr>
        <w:t>-</w:t>
      </w:r>
      <w:r w:rsidRPr="00130874">
        <w:rPr>
          <w:lang w:val="en" w:eastAsia="ru-RU"/>
        </w:rPr>
        <w:t>V</w:t>
      </w:r>
      <w:r w:rsidRPr="00BF5947">
        <w:rPr>
          <w:lang w:eastAsia="ru-RU"/>
        </w:rPr>
        <w:t xml:space="preserve"> </w:t>
      </w:r>
      <w:r w:rsidRPr="00130874">
        <w:rPr>
          <w:lang w:val="en" w:eastAsia="ru-RU"/>
        </w:rPr>
        <w:t>Thing</w:t>
      </w:r>
      <w:r w:rsidRPr="00BF5947">
        <w:rPr>
          <w:lang w:eastAsia="ru-RU"/>
        </w:rPr>
        <w:t xml:space="preserve"> </w:t>
      </w:r>
      <w:r w:rsidRPr="00130874">
        <w:rPr>
          <w:lang w:val="en" w:eastAsia="ru-RU"/>
        </w:rPr>
        <w:t>Plus</w:t>
      </w:r>
      <w:r w:rsidRPr="00BF5947">
        <w:rPr>
          <w:lang w:eastAsia="ru-RU"/>
        </w:rPr>
        <w:t xml:space="preserve">. </w:t>
      </w:r>
      <w:r w:rsidR="00BA06A8">
        <w:rPr>
          <w:lang w:eastAsia="ru-RU"/>
        </w:rPr>
        <w:t>Затем</w:t>
      </w:r>
      <w:r w:rsidR="00BA06A8" w:rsidRPr="00BA06A8">
        <w:rPr>
          <w:lang w:eastAsia="ru-RU"/>
        </w:rPr>
        <w:t xml:space="preserve"> </w:t>
      </w:r>
      <w:r w:rsidR="00BA06A8">
        <w:rPr>
          <w:lang w:eastAsia="ru-RU"/>
        </w:rPr>
        <w:t>мы</w:t>
      </w:r>
      <w:r w:rsidR="00BA06A8" w:rsidRPr="00BA06A8">
        <w:rPr>
          <w:lang w:eastAsia="ru-RU"/>
        </w:rPr>
        <w:t xml:space="preserve"> </w:t>
      </w:r>
      <w:r w:rsidR="00BA06A8">
        <w:rPr>
          <w:lang w:eastAsia="ru-RU"/>
        </w:rPr>
        <w:t>познакомимся</w:t>
      </w:r>
      <w:r w:rsidR="00BA06A8" w:rsidRPr="00BA06A8">
        <w:rPr>
          <w:lang w:eastAsia="ru-RU"/>
        </w:rPr>
        <w:t xml:space="preserve"> </w:t>
      </w:r>
      <w:r w:rsidR="00BA06A8">
        <w:rPr>
          <w:lang w:eastAsia="ru-RU"/>
        </w:rPr>
        <w:t>с библиотекой</w:t>
      </w:r>
      <w:r w:rsidR="00BA06A8" w:rsidRPr="00BA06A8">
        <w:rPr>
          <w:lang w:eastAsia="ru-RU"/>
        </w:rPr>
        <w:t xml:space="preserve"> </w:t>
      </w:r>
      <w:r w:rsidR="00BA06A8">
        <w:rPr>
          <w:lang w:val="en" w:eastAsia="ru-RU"/>
        </w:rPr>
        <w:t>Freedom</w:t>
      </w:r>
      <w:r w:rsidR="00BA06A8" w:rsidRPr="00BA06A8">
        <w:rPr>
          <w:lang w:eastAsia="ru-RU"/>
        </w:rPr>
        <w:t xml:space="preserve"> </w:t>
      </w:r>
      <w:r w:rsidR="00BA06A8">
        <w:rPr>
          <w:lang w:val="en" w:eastAsia="ru-RU"/>
        </w:rPr>
        <w:t>Metal</w:t>
      </w:r>
      <w:r w:rsidR="00BA06A8" w:rsidRPr="00BA06A8">
        <w:rPr>
          <w:lang w:eastAsia="ru-RU"/>
        </w:rPr>
        <w:t xml:space="preserve"> которая являе</w:t>
      </w:r>
      <w:r w:rsidR="00BA06A8">
        <w:rPr>
          <w:lang w:eastAsia="ru-RU"/>
        </w:rPr>
        <w:t>тся фирменной библиотекой</w:t>
      </w:r>
      <w:r w:rsidRPr="00BA06A8">
        <w:rPr>
          <w:lang w:eastAsia="ru-RU"/>
        </w:rPr>
        <w:t xml:space="preserve"> </w:t>
      </w:r>
      <w:proofErr w:type="spellStart"/>
      <w:r w:rsidRPr="00130874">
        <w:rPr>
          <w:lang w:val="en" w:eastAsia="ru-RU"/>
        </w:rPr>
        <w:t>SiFive</w:t>
      </w:r>
      <w:proofErr w:type="spellEnd"/>
      <w:r w:rsidRPr="00BA06A8">
        <w:rPr>
          <w:lang w:eastAsia="ru-RU"/>
        </w:rPr>
        <w:t>'</w:t>
      </w:r>
      <w:r w:rsidRPr="00130874">
        <w:rPr>
          <w:lang w:val="en" w:eastAsia="ru-RU"/>
        </w:rPr>
        <w:t>s</w:t>
      </w:r>
      <w:r w:rsidRPr="00BA06A8">
        <w:rPr>
          <w:lang w:eastAsia="ru-RU"/>
        </w:rPr>
        <w:t xml:space="preserve"> </w:t>
      </w:r>
      <w:r w:rsidR="00BA06A8">
        <w:rPr>
          <w:lang w:eastAsia="ru-RU"/>
        </w:rPr>
        <w:t>для их устройств</w:t>
      </w:r>
      <w:r w:rsidRPr="00BA06A8">
        <w:rPr>
          <w:lang w:eastAsia="ru-RU"/>
        </w:rPr>
        <w:t xml:space="preserve">. </w:t>
      </w:r>
      <w:r w:rsidR="00BA06A8">
        <w:rPr>
          <w:lang w:eastAsia="ru-RU"/>
        </w:rPr>
        <w:t xml:space="preserve">Мы создадим простой проект в </w:t>
      </w:r>
      <w:r w:rsidRPr="00130874">
        <w:rPr>
          <w:lang w:val="en" w:eastAsia="ru-RU"/>
        </w:rPr>
        <w:t>Blinky</w:t>
      </w:r>
      <w:r w:rsidRPr="00BA06A8">
        <w:rPr>
          <w:lang w:eastAsia="ru-RU"/>
        </w:rPr>
        <w:t xml:space="preserve">. </w:t>
      </w:r>
      <w:r w:rsidR="00BA06A8">
        <w:rPr>
          <w:lang w:eastAsia="ru-RU"/>
        </w:rPr>
        <w:t xml:space="preserve">И в заключении мы изучим библиотеки для </w:t>
      </w:r>
      <w:r w:rsidRPr="00130874">
        <w:rPr>
          <w:lang w:val="en" w:eastAsia="ru-RU"/>
        </w:rPr>
        <w:t>Freedom</w:t>
      </w:r>
      <w:r w:rsidRPr="00BA06A8">
        <w:rPr>
          <w:lang w:eastAsia="ru-RU"/>
        </w:rPr>
        <w:t xml:space="preserve"> </w:t>
      </w:r>
      <w:r w:rsidRPr="00130874">
        <w:rPr>
          <w:lang w:val="en" w:eastAsia="ru-RU"/>
        </w:rPr>
        <w:t>Studio</w:t>
      </w:r>
      <w:r w:rsidRPr="00BA06A8">
        <w:rPr>
          <w:lang w:eastAsia="ru-RU"/>
        </w:rPr>
        <w:t>.</w:t>
      </w:r>
    </w:p>
    <w:p w14:paraId="7836FD51" w14:textId="77777777" w:rsidR="00130874" w:rsidRPr="00BA06A8" w:rsidRDefault="00BA06A8" w:rsidP="00130874">
      <w:pPr>
        <w:pStyle w:val="Heading2"/>
        <w:rPr>
          <w:rFonts w:eastAsia="Times New Roman"/>
          <w:lang w:eastAsia="ru-RU"/>
        </w:rPr>
      </w:pPr>
      <w:bookmarkStart w:id="2" w:name="_Toc151298742"/>
      <w:r>
        <w:rPr>
          <w:rFonts w:eastAsia="Times New Roman"/>
          <w:lang w:eastAsia="ru-RU"/>
        </w:rPr>
        <w:t>Учебные задачи</w:t>
      </w:r>
      <w:bookmarkEnd w:id="2"/>
    </w:p>
    <w:p w14:paraId="70A0F3C0" w14:textId="77777777" w:rsidR="00130874" w:rsidRPr="00BA06A8" w:rsidRDefault="00BA06A8" w:rsidP="00130874">
      <w:pPr>
        <w:rPr>
          <w:lang w:eastAsia="ru-RU"/>
        </w:rPr>
      </w:pPr>
      <w:r>
        <w:rPr>
          <w:lang w:eastAsia="ru-RU"/>
        </w:rPr>
        <w:t>К концу этой главы, Вы будете способны</w:t>
      </w:r>
      <w:r w:rsidR="00130874" w:rsidRPr="00BA06A8">
        <w:rPr>
          <w:lang w:eastAsia="ru-RU"/>
        </w:rPr>
        <w:t>:</w:t>
      </w:r>
    </w:p>
    <w:p w14:paraId="69B3F92B" w14:textId="77777777" w:rsidR="00130874" w:rsidRPr="00BA06A8" w:rsidRDefault="00BA06A8" w:rsidP="00130874">
      <w:pPr>
        <w:pStyle w:val="ListParagraph"/>
        <w:numPr>
          <w:ilvl w:val="0"/>
          <w:numId w:val="13"/>
        </w:numPr>
        <w:rPr>
          <w:lang w:eastAsia="ru-RU"/>
        </w:rPr>
      </w:pPr>
      <w:r>
        <w:rPr>
          <w:lang w:eastAsia="ru-RU"/>
        </w:rPr>
        <w:t>Находить</w:t>
      </w:r>
      <w:r w:rsidRPr="00BA06A8">
        <w:rPr>
          <w:lang w:eastAsia="ru-RU"/>
        </w:rPr>
        <w:t xml:space="preserve"> </w:t>
      </w:r>
      <w:r>
        <w:rPr>
          <w:lang w:eastAsia="ru-RU"/>
        </w:rPr>
        <w:t>любую</w:t>
      </w:r>
      <w:r w:rsidRPr="00BA06A8">
        <w:rPr>
          <w:lang w:eastAsia="ru-RU"/>
        </w:rPr>
        <w:t xml:space="preserve"> </w:t>
      </w:r>
      <w:r>
        <w:rPr>
          <w:lang w:eastAsia="ru-RU"/>
        </w:rPr>
        <w:t>информацию</w:t>
      </w:r>
      <w:r w:rsidRPr="00BA06A8">
        <w:rPr>
          <w:lang w:eastAsia="ru-RU"/>
        </w:rPr>
        <w:t xml:space="preserve">, </w:t>
      </w:r>
      <w:r>
        <w:rPr>
          <w:lang w:eastAsia="ru-RU"/>
        </w:rPr>
        <w:t>которая</w:t>
      </w:r>
      <w:r w:rsidRPr="00BA06A8">
        <w:rPr>
          <w:lang w:eastAsia="ru-RU"/>
        </w:rPr>
        <w:t xml:space="preserve"> </w:t>
      </w:r>
      <w:r>
        <w:rPr>
          <w:lang w:eastAsia="ru-RU"/>
        </w:rPr>
        <w:t>вам</w:t>
      </w:r>
      <w:r w:rsidRPr="00BA06A8">
        <w:rPr>
          <w:lang w:eastAsia="ru-RU"/>
        </w:rPr>
        <w:t xml:space="preserve"> </w:t>
      </w:r>
      <w:r>
        <w:rPr>
          <w:lang w:eastAsia="ru-RU"/>
        </w:rPr>
        <w:t>необходима</w:t>
      </w:r>
      <w:r w:rsidRPr="00BA06A8">
        <w:rPr>
          <w:lang w:eastAsia="ru-RU"/>
        </w:rPr>
        <w:t xml:space="preserve">, </w:t>
      </w:r>
      <w:r>
        <w:rPr>
          <w:lang w:eastAsia="ru-RU"/>
        </w:rPr>
        <w:t>в</w:t>
      </w:r>
      <w:r w:rsidRPr="00BA06A8">
        <w:rPr>
          <w:lang w:eastAsia="ru-RU"/>
        </w:rPr>
        <w:t xml:space="preserve"> </w:t>
      </w:r>
      <w:r>
        <w:rPr>
          <w:lang w:eastAsia="ru-RU"/>
        </w:rPr>
        <w:t>технической документации к плате или микроконтроллеру</w:t>
      </w:r>
      <w:r w:rsidR="00130874" w:rsidRPr="00BA06A8">
        <w:rPr>
          <w:lang w:eastAsia="ru-RU"/>
        </w:rPr>
        <w:t>.</w:t>
      </w:r>
    </w:p>
    <w:p w14:paraId="386AE088" w14:textId="77777777" w:rsidR="00130874" w:rsidRPr="00BA06A8" w:rsidRDefault="00BA06A8" w:rsidP="00130874">
      <w:pPr>
        <w:pStyle w:val="ListParagraph"/>
        <w:numPr>
          <w:ilvl w:val="0"/>
          <w:numId w:val="13"/>
        </w:numPr>
        <w:rPr>
          <w:lang w:eastAsia="ru-RU"/>
        </w:rPr>
      </w:pPr>
      <w:r>
        <w:rPr>
          <w:lang w:eastAsia="ru-RU"/>
        </w:rPr>
        <w:t>Описывать</w:t>
      </w:r>
      <w:r w:rsidRPr="00BA06A8">
        <w:rPr>
          <w:lang w:eastAsia="ru-RU"/>
        </w:rPr>
        <w:t xml:space="preserve"> </w:t>
      </w:r>
      <w:r>
        <w:rPr>
          <w:lang w:eastAsia="ru-RU"/>
        </w:rPr>
        <w:t>разницу</w:t>
      </w:r>
      <w:r w:rsidRPr="00BA06A8">
        <w:rPr>
          <w:lang w:eastAsia="ru-RU"/>
        </w:rPr>
        <w:t xml:space="preserve"> </w:t>
      </w:r>
      <w:r>
        <w:rPr>
          <w:lang w:eastAsia="ru-RU"/>
        </w:rPr>
        <w:t>между</w:t>
      </w:r>
      <w:r w:rsidRPr="00BA06A8">
        <w:rPr>
          <w:lang w:eastAsia="ru-RU"/>
        </w:rPr>
        <w:t xml:space="preserve"> </w:t>
      </w:r>
      <w:r>
        <w:rPr>
          <w:lang w:eastAsia="ru-RU"/>
        </w:rPr>
        <w:t>микроконтроллерами</w:t>
      </w:r>
      <w:r w:rsidRPr="00BA06A8">
        <w:rPr>
          <w:lang w:eastAsia="ru-RU"/>
        </w:rPr>
        <w:t xml:space="preserve"> </w:t>
      </w:r>
      <w:r>
        <w:rPr>
          <w:lang w:eastAsia="ru-RU"/>
        </w:rPr>
        <w:t>и</w:t>
      </w:r>
      <w:r w:rsidRPr="00BA06A8">
        <w:rPr>
          <w:lang w:eastAsia="ru-RU"/>
        </w:rPr>
        <w:t xml:space="preserve"> </w:t>
      </w:r>
      <w:proofErr w:type="spellStart"/>
      <w:r>
        <w:rPr>
          <w:lang w:eastAsia="ru-RU"/>
        </w:rPr>
        <w:t>СнК</w:t>
      </w:r>
      <w:proofErr w:type="spellEnd"/>
      <w:r w:rsidRPr="00BA06A8">
        <w:rPr>
          <w:lang w:eastAsia="ru-RU"/>
        </w:rPr>
        <w:t>.</w:t>
      </w:r>
    </w:p>
    <w:p w14:paraId="7734892F" w14:textId="77777777" w:rsidR="00130874" w:rsidRPr="00BA06A8" w:rsidRDefault="00BA06A8" w:rsidP="00130874">
      <w:pPr>
        <w:pStyle w:val="ListParagraph"/>
        <w:numPr>
          <w:ilvl w:val="0"/>
          <w:numId w:val="13"/>
        </w:numPr>
        <w:rPr>
          <w:lang w:eastAsia="ru-RU"/>
        </w:rPr>
      </w:pPr>
      <w:r>
        <w:rPr>
          <w:lang w:eastAsia="ru-RU"/>
        </w:rPr>
        <w:t>Иметь</w:t>
      </w:r>
      <w:r w:rsidRPr="00BA06A8">
        <w:rPr>
          <w:lang w:eastAsia="ru-RU"/>
        </w:rPr>
        <w:t xml:space="preserve"> </w:t>
      </w:r>
      <w:r>
        <w:rPr>
          <w:lang w:eastAsia="ru-RU"/>
        </w:rPr>
        <w:t>представление</w:t>
      </w:r>
      <w:r w:rsidRPr="00BA06A8">
        <w:rPr>
          <w:lang w:eastAsia="ru-RU"/>
        </w:rPr>
        <w:t xml:space="preserve"> </w:t>
      </w:r>
      <w:r>
        <w:rPr>
          <w:lang w:eastAsia="ru-RU"/>
        </w:rPr>
        <w:t>о</w:t>
      </w:r>
      <w:r w:rsidRPr="00BA06A8">
        <w:rPr>
          <w:lang w:eastAsia="ru-RU"/>
        </w:rPr>
        <w:t xml:space="preserve"> </w:t>
      </w:r>
      <w:r>
        <w:rPr>
          <w:lang w:eastAsia="ru-RU"/>
        </w:rPr>
        <w:t>ключевых</w:t>
      </w:r>
      <w:r w:rsidRPr="00BA06A8">
        <w:rPr>
          <w:lang w:eastAsia="ru-RU"/>
        </w:rPr>
        <w:t xml:space="preserve"> </w:t>
      </w:r>
      <w:r>
        <w:rPr>
          <w:lang w:eastAsia="ru-RU"/>
        </w:rPr>
        <w:t>функциях</w:t>
      </w:r>
      <w:r w:rsidRPr="00BA06A8">
        <w:rPr>
          <w:lang w:eastAsia="ru-RU"/>
        </w:rPr>
        <w:t xml:space="preserve"> </w:t>
      </w:r>
      <w:r>
        <w:rPr>
          <w:lang w:eastAsia="ru-RU"/>
        </w:rPr>
        <w:t>и</w:t>
      </w:r>
      <w:r w:rsidRPr="00BA06A8">
        <w:rPr>
          <w:lang w:eastAsia="ru-RU"/>
        </w:rPr>
        <w:t xml:space="preserve"> </w:t>
      </w:r>
      <w:r>
        <w:rPr>
          <w:lang w:eastAsia="ru-RU"/>
        </w:rPr>
        <w:t xml:space="preserve">модулях микроконтроллера </w:t>
      </w:r>
      <w:r w:rsidR="00130874" w:rsidRPr="00130874">
        <w:rPr>
          <w:lang w:val="en-US" w:eastAsia="ru-RU"/>
        </w:rPr>
        <w:t>FE</w:t>
      </w:r>
      <w:r w:rsidR="00130874" w:rsidRPr="00BA06A8">
        <w:rPr>
          <w:lang w:eastAsia="ru-RU"/>
        </w:rPr>
        <w:t>310.</w:t>
      </w:r>
    </w:p>
    <w:p w14:paraId="357FD0BA" w14:textId="77777777" w:rsidR="00130874" w:rsidRPr="00130874" w:rsidRDefault="00BA06A8" w:rsidP="00130874">
      <w:pPr>
        <w:pStyle w:val="ListParagraph"/>
        <w:numPr>
          <w:ilvl w:val="0"/>
          <w:numId w:val="13"/>
        </w:numPr>
        <w:rPr>
          <w:lang w:val="en-US" w:eastAsia="ru-RU"/>
        </w:rPr>
      </w:pPr>
      <w:r>
        <w:rPr>
          <w:lang w:eastAsia="ru-RU"/>
        </w:rPr>
        <w:t>Описывать</w:t>
      </w:r>
      <w:r w:rsidRPr="00BA06A8">
        <w:rPr>
          <w:lang w:val="en-US" w:eastAsia="ru-RU"/>
        </w:rPr>
        <w:t xml:space="preserve"> </w:t>
      </w:r>
      <w:r>
        <w:rPr>
          <w:lang w:eastAsia="ru-RU"/>
        </w:rPr>
        <w:t>возможности</w:t>
      </w:r>
      <w:r w:rsidRPr="00BA06A8">
        <w:rPr>
          <w:lang w:val="en-US" w:eastAsia="ru-RU"/>
        </w:rPr>
        <w:t xml:space="preserve"> </w:t>
      </w:r>
      <w:r w:rsidR="00130874" w:rsidRPr="00130874">
        <w:rPr>
          <w:lang w:val="en-US" w:eastAsia="ru-RU"/>
        </w:rPr>
        <w:t>RV32IMAC ISA.</w:t>
      </w:r>
    </w:p>
    <w:p w14:paraId="037744C5" w14:textId="230591F0" w:rsidR="00130874" w:rsidRPr="00130874" w:rsidRDefault="006B4068" w:rsidP="00130874">
      <w:pPr>
        <w:pStyle w:val="ListParagraph"/>
        <w:numPr>
          <w:ilvl w:val="0"/>
          <w:numId w:val="13"/>
        </w:numPr>
        <w:rPr>
          <w:lang w:val="en-US" w:eastAsia="ru-RU"/>
        </w:rPr>
      </w:pPr>
      <w:r>
        <w:rPr>
          <w:lang w:eastAsia="ru-RU"/>
        </w:rPr>
        <w:t>Работать с</w:t>
      </w:r>
      <w:r w:rsidRPr="00097B12">
        <w:rPr>
          <w:lang w:val="en-US" w:eastAsia="ru-RU"/>
        </w:rPr>
        <w:t xml:space="preserve"> </w:t>
      </w:r>
      <w:r w:rsidR="00097B12">
        <w:rPr>
          <w:lang w:eastAsia="ru-RU"/>
        </w:rPr>
        <w:t>библиотек</w:t>
      </w:r>
      <w:r>
        <w:rPr>
          <w:lang w:eastAsia="ru-RU"/>
        </w:rPr>
        <w:t>ой</w:t>
      </w:r>
      <w:r w:rsidR="00097B12" w:rsidRPr="00097B12">
        <w:rPr>
          <w:lang w:val="en-US" w:eastAsia="ru-RU"/>
        </w:rPr>
        <w:t xml:space="preserve"> </w:t>
      </w:r>
      <w:r w:rsidR="00130874" w:rsidRPr="00130874">
        <w:rPr>
          <w:lang w:val="en-US" w:eastAsia="ru-RU"/>
        </w:rPr>
        <w:t xml:space="preserve">Freedom Metal </w:t>
      </w:r>
      <w:r w:rsidR="00097B12">
        <w:rPr>
          <w:lang w:eastAsia="ru-RU"/>
        </w:rPr>
        <w:t>в</w:t>
      </w:r>
      <w:r w:rsidR="00130874" w:rsidRPr="00130874">
        <w:rPr>
          <w:lang w:val="en-US" w:eastAsia="ru-RU"/>
        </w:rPr>
        <w:t xml:space="preserve"> Freedom Studio.</w:t>
      </w:r>
    </w:p>
    <w:p w14:paraId="1195DAD6" w14:textId="77777777" w:rsidR="00130874" w:rsidRPr="00713364" w:rsidRDefault="00097B12" w:rsidP="00130874">
      <w:pPr>
        <w:pStyle w:val="Heading1"/>
        <w:rPr>
          <w:lang w:eastAsia="ru-RU"/>
        </w:rPr>
      </w:pPr>
      <w:bookmarkStart w:id="3" w:name="_Toc151298743"/>
      <w:r>
        <w:rPr>
          <w:lang w:eastAsia="ru-RU"/>
        </w:rPr>
        <w:t>Микроконтроллер</w:t>
      </w:r>
      <w:bookmarkEnd w:id="3"/>
    </w:p>
    <w:p w14:paraId="3CF91018" w14:textId="77777777" w:rsidR="00130874" w:rsidRPr="00713364" w:rsidRDefault="00097B12" w:rsidP="00130874">
      <w:pPr>
        <w:pStyle w:val="Heading2"/>
        <w:rPr>
          <w:lang w:eastAsia="ru-RU"/>
        </w:rPr>
      </w:pPr>
      <w:bookmarkStart w:id="4" w:name="_Toc151298744"/>
      <w:r w:rsidRPr="00713364">
        <w:rPr>
          <w:lang w:eastAsia="ru-RU"/>
        </w:rPr>
        <w:t>Важная документация</w:t>
      </w:r>
      <w:bookmarkEnd w:id="4"/>
    </w:p>
    <w:p w14:paraId="39EB4615" w14:textId="77777777" w:rsidR="00130874" w:rsidRPr="00097B12" w:rsidRDefault="00097B12" w:rsidP="00130874">
      <w:pPr>
        <w:rPr>
          <w:lang w:eastAsia="ru-RU"/>
        </w:rPr>
      </w:pPr>
      <w:r>
        <w:rPr>
          <w:lang w:eastAsia="ru-RU"/>
        </w:rPr>
        <w:t>В</w:t>
      </w:r>
      <w:r w:rsidRPr="00097B12">
        <w:rPr>
          <w:lang w:eastAsia="ru-RU"/>
        </w:rPr>
        <w:t xml:space="preserve"> </w:t>
      </w:r>
      <w:r>
        <w:rPr>
          <w:lang w:eastAsia="ru-RU"/>
        </w:rPr>
        <w:t>остальной</w:t>
      </w:r>
      <w:r w:rsidRPr="00097B12">
        <w:rPr>
          <w:lang w:eastAsia="ru-RU"/>
        </w:rPr>
        <w:t xml:space="preserve"> </w:t>
      </w:r>
      <w:r>
        <w:rPr>
          <w:lang w:eastAsia="ru-RU"/>
        </w:rPr>
        <w:t>части</w:t>
      </w:r>
      <w:r w:rsidRPr="00097B12">
        <w:rPr>
          <w:lang w:eastAsia="ru-RU"/>
        </w:rPr>
        <w:t xml:space="preserve"> </w:t>
      </w:r>
      <w:r>
        <w:rPr>
          <w:lang w:eastAsia="ru-RU"/>
        </w:rPr>
        <w:t>курса</w:t>
      </w:r>
      <w:r w:rsidRPr="00097B12">
        <w:rPr>
          <w:lang w:eastAsia="ru-RU"/>
        </w:rPr>
        <w:t xml:space="preserve"> </w:t>
      </w:r>
      <w:r>
        <w:rPr>
          <w:lang w:eastAsia="ru-RU"/>
        </w:rPr>
        <w:t>Вы</w:t>
      </w:r>
      <w:r w:rsidRPr="00097B12">
        <w:rPr>
          <w:lang w:eastAsia="ru-RU"/>
        </w:rPr>
        <w:t xml:space="preserve"> </w:t>
      </w:r>
      <w:r>
        <w:rPr>
          <w:lang w:eastAsia="ru-RU"/>
        </w:rPr>
        <w:t>будете</w:t>
      </w:r>
      <w:r w:rsidRPr="00097B12">
        <w:rPr>
          <w:lang w:eastAsia="ru-RU"/>
        </w:rPr>
        <w:t xml:space="preserve"> </w:t>
      </w:r>
      <w:r>
        <w:rPr>
          <w:lang w:eastAsia="ru-RU"/>
        </w:rPr>
        <w:t>ознакомлены</w:t>
      </w:r>
      <w:r w:rsidRPr="00097B12">
        <w:rPr>
          <w:lang w:eastAsia="ru-RU"/>
        </w:rPr>
        <w:t xml:space="preserve"> </w:t>
      </w:r>
      <w:r>
        <w:rPr>
          <w:lang w:eastAsia="ru-RU"/>
        </w:rPr>
        <w:t>с</w:t>
      </w:r>
      <w:r w:rsidRPr="00097B12">
        <w:rPr>
          <w:lang w:eastAsia="ru-RU"/>
        </w:rPr>
        <w:t xml:space="preserve"> </w:t>
      </w:r>
      <w:r>
        <w:rPr>
          <w:lang w:eastAsia="ru-RU"/>
        </w:rPr>
        <w:t>определенными</w:t>
      </w:r>
      <w:r w:rsidRPr="00097B12">
        <w:rPr>
          <w:lang w:eastAsia="ru-RU"/>
        </w:rPr>
        <w:t xml:space="preserve"> </w:t>
      </w:r>
      <w:r>
        <w:rPr>
          <w:lang w:eastAsia="ru-RU"/>
        </w:rPr>
        <w:t>разделами</w:t>
      </w:r>
      <w:r w:rsidRPr="00097B12">
        <w:rPr>
          <w:lang w:eastAsia="ru-RU"/>
        </w:rPr>
        <w:t xml:space="preserve"> </w:t>
      </w:r>
      <w:r>
        <w:rPr>
          <w:lang w:eastAsia="ru-RU"/>
        </w:rPr>
        <w:t>следующих документов. Просьба</w:t>
      </w:r>
      <w:r w:rsidRPr="00097B12">
        <w:rPr>
          <w:lang w:eastAsia="ru-RU"/>
        </w:rPr>
        <w:t xml:space="preserve"> </w:t>
      </w:r>
      <w:r>
        <w:rPr>
          <w:lang w:eastAsia="ru-RU"/>
        </w:rPr>
        <w:t>загрузить</w:t>
      </w:r>
      <w:r w:rsidRPr="00097B12">
        <w:rPr>
          <w:lang w:eastAsia="ru-RU"/>
        </w:rPr>
        <w:t xml:space="preserve"> </w:t>
      </w:r>
      <w:r>
        <w:rPr>
          <w:lang w:eastAsia="ru-RU"/>
        </w:rPr>
        <w:t>их</w:t>
      </w:r>
      <w:r w:rsidRPr="00097B12">
        <w:rPr>
          <w:lang w:eastAsia="ru-RU"/>
        </w:rPr>
        <w:t xml:space="preserve"> </w:t>
      </w:r>
      <w:r>
        <w:rPr>
          <w:lang w:eastAsia="ru-RU"/>
        </w:rPr>
        <w:t>и сделать доступными для ознакомления:</w:t>
      </w:r>
    </w:p>
    <w:p w14:paraId="11EC538C" w14:textId="77777777" w:rsidR="00130874" w:rsidRPr="00097B12" w:rsidRDefault="00097B12" w:rsidP="00130874">
      <w:pPr>
        <w:rPr>
          <w:lang w:eastAsia="ru-RU"/>
        </w:rPr>
      </w:pPr>
      <w:r>
        <w:rPr>
          <w:b/>
          <w:bCs/>
          <w:i/>
          <w:iCs/>
          <w:lang w:eastAsia="ru-RU"/>
        </w:rPr>
        <w:t>Руководство</w:t>
      </w:r>
      <w:r w:rsidRPr="00097B12">
        <w:rPr>
          <w:b/>
          <w:bCs/>
          <w:i/>
          <w:iCs/>
          <w:lang w:eastAsia="ru-RU"/>
        </w:rPr>
        <w:t xml:space="preserve"> </w:t>
      </w:r>
      <w:r>
        <w:rPr>
          <w:b/>
          <w:bCs/>
          <w:i/>
          <w:iCs/>
          <w:lang w:eastAsia="ru-RU"/>
        </w:rPr>
        <w:t>по</w:t>
      </w:r>
      <w:r w:rsidRPr="00097B12">
        <w:rPr>
          <w:b/>
          <w:bCs/>
          <w:i/>
          <w:iCs/>
          <w:lang w:eastAsia="ru-RU"/>
        </w:rPr>
        <w:t xml:space="preserve"> </w:t>
      </w:r>
      <w:r>
        <w:rPr>
          <w:b/>
          <w:bCs/>
          <w:i/>
          <w:iCs/>
          <w:lang w:eastAsia="ru-RU"/>
        </w:rPr>
        <w:t>эксплуатации</w:t>
      </w:r>
      <w:r w:rsidR="00130874" w:rsidRPr="00097B12">
        <w:rPr>
          <w:b/>
          <w:bCs/>
          <w:i/>
          <w:iCs/>
          <w:lang w:eastAsia="ru-RU"/>
        </w:rPr>
        <w:t xml:space="preserve"> </w:t>
      </w:r>
      <w:r>
        <w:rPr>
          <w:b/>
          <w:bCs/>
          <w:i/>
          <w:iCs/>
          <w:lang w:eastAsia="ru-RU"/>
        </w:rPr>
        <w:t>микроконтроллера</w:t>
      </w:r>
      <w:r w:rsidRPr="00097B12">
        <w:rPr>
          <w:b/>
          <w:bCs/>
          <w:i/>
          <w:iCs/>
          <w:lang w:eastAsia="ru-RU"/>
        </w:rPr>
        <w:t xml:space="preserve"> </w:t>
      </w:r>
      <w:r w:rsidR="00130874" w:rsidRPr="00130874">
        <w:rPr>
          <w:b/>
          <w:bCs/>
          <w:i/>
          <w:iCs/>
          <w:lang w:val="en-US" w:eastAsia="ru-RU"/>
        </w:rPr>
        <w:t>FE</w:t>
      </w:r>
      <w:r w:rsidR="00130874" w:rsidRPr="00097B12">
        <w:rPr>
          <w:b/>
          <w:bCs/>
          <w:i/>
          <w:iCs/>
          <w:lang w:eastAsia="ru-RU"/>
        </w:rPr>
        <w:t xml:space="preserve">310 </w:t>
      </w:r>
      <w:r w:rsidR="00130874" w:rsidRPr="00130874">
        <w:rPr>
          <w:b/>
          <w:bCs/>
          <w:i/>
          <w:iCs/>
          <w:lang w:val="en-US" w:eastAsia="ru-RU"/>
        </w:rPr>
        <w:t>G</w:t>
      </w:r>
      <w:r w:rsidR="00130874" w:rsidRPr="00097B12">
        <w:rPr>
          <w:b/>
          <w:bCs/>
          <w:i/>
          <w:iCs/>
          <w:lang w:eastAsia="ru-RU"/>
        </w:rPr>
        <w:t>-002</w:t>
      </w:r>
      <w:r w:rsidRPr="00097B12">
        <w:rPr>
          <w:rFonts w:ascii="inherit" w:hAnsi="inherit"/>
          <w:b/>
          <w:bCs/>
          <w:i/>
          <w:iCs/>
          <w:color w:val="00688D"/>
          <w:lang w:eastAsia="ru-RU"/>
        </w:rPr>
        <w:br/>
      </w:r>
      <w:r w:rsidRPr="00097B12">
        <w:rPr>
          <w:lang w:eastAsia="ru-RU"/>
        </w:rPr>
        <w:t xml:space="preserve"> </w:t>
      </w:r>
      <w:r>
        <w:rPr>
          <w:lang w:eastAsia="ru-RU"/>
        </w:rPr>
        <w:t>К этому документу мы будем обращаться больше всего. Он</w:t>
      </w:r>
      <w:r w:rsidRPr="00097B12">
        <w:rPr>
          <w:lang w:eastAsia="ru-RU"/>
        </w:rPr>
        <w:t xml:space="preserve"> </w:t>
      </w:r>
      <w:r>
        <w:rPr>
          <w:lang w:eastAsia="ru-RU"/>
        </w:rPr>
        <w:t>содержит</w:t>
      </w:r>
      <w:r w:rsidRPr="00097B12">
        <w:rPr>
          <w:lang w:eastAsia="ru-RU"/>
        </w:rPr>
        <w:t xml:space="preserve"> </w:t>
      </w:r>
      <w:r>
        <w:rPr>
          <w:lang w:eastAsia="ru-RU"/>
        </w:rPr>
        <w:t>в</w:t>
      </w:r>
      <w:r w:rsidRPr="00097B12">
        <w:rPr>
          <w:lang w:eastAsia="ru-RU"/>
        </w:rPr>
        <w:t xml:space="preserve"> </w:t>
      </w:r>
      <w:r>
        <w:rPr>
          <w:lang w:eastAsia="ru-RU"/>
        </w:rPr>
        <w:t>себе</w:t>
      </w:r>
      <w:r w:rsidRPr="00097B12">
        <w:rPr>
          <w:lang w:eastAsia="ru-RU"/>
        </w:rPr>
        <w:t xml:space="preserve"> </w:t>
      </w:r>
      <w:r>
        <w:rPr>
          <w:lang w:eastAsia="ru-RU"/>
        </w:rPr>
        <w:t>все</w:t>
      </w:r>
      <w:r w:rsidRPr="00097B12">
        <w:rPr>
          <w:lang w:eastAsia="ru-RU"/>
        </w:rPr>
        <w:t xml:space="preserve"> подробности о </w:t>
      </w:r>
      <w:r>
        <w:rPr>
          <w:lang w:eastAsia="ru-RU"/>
        </w:rPr>
        <w:t>внутренней работе микросхемы микроконтроллера.</w:t>
      </w:r>
    </w:p>
    <w:p w14:paraId="324DD303" w14:textId="0075FB2F" w:rsidR="00130874" w:rsidRPr="00713364" w:rsidRDefault="00097B12" w:rsidP="00130874">
      <w:pPr>
        <w:rPr>
          <w:lang w:eastAsia="ru-RU"/>
        </w:rPr>
      </w:pPr>
      <w:r>
        <w:rPr>
          <w:b/>
          <w:bCs/>
          <w:i/>
          <w:iCs/>
          <w:lang w:eastAsia="ru-RU"/>
        </w:rPr>
        <w:lastRenderedPageBreak/>
        <w:t>Спецификация</w:t>
      </w:r>
      <w:r w:rsidRPr="00097B12">
        <w:rPr>
          <w:b/>
          <w:bCs/>
          <w:i/>
          <w:iCs/>
          <w:lang w:eastAsia="ru-RU"/>
        </w:rPr>
        <w:t xml:space="preserve"> </w:t>
      </w:r>
      <w:r>
        <w:rPr>
          <w:b/>
          <w:bCs/>
          <w:i/>
          <w:iCs/>
          <w:lang w:eastAsia="ru-RU"/>
        </w:rPr>
        <w:t>микроконтроллера</w:t>
      </w:r>
      <w:r w:rsidRPr="00097B12">
        <w:rPr>
          <w:b/>
          <w:bCs/>
          <w:i/>
          <w:iCs/>
          <w:lang w:eastAsia="ru-RU"/>
        </w:rPr>
        <w:t xml:space="preserve"> </w:t>
      </w:r>
      <w:r w:rsidR="00130874" w:rsidRPr="00130874">
        <w:rPr>
          <w:b/>
          <w:bCs/>
          <w:i/>
          <w:iCs/>
          <w:lang w:val="en-US" w:eastAsia="ru-RU"/>
        </w:rPr>
        <w:t>FE</w:t>
      </w:r>
      <w:r w:rsidRPr="00097B12">
        <w:rPr>
          <w:b/>
          <w:bCs/>
          <w:i/>
          <w:iCs/>
          <w:lang w:eastAsia="ru-RU"/>
        </w:rPr>
        <w:t xml:space="preserve">310 </w:t>
      </w:r>
      <w:r>
        <w:rPr>
          <w:b/>
          <w:bCs/>
          <w:i/>
          <w:iCs/>
          <w:lang w:val="en-US" w:eastAsia="ru-RU"/>
        </w:rPr>
        <w:t>G</w:t>
      </w:r>
      <w:r w:rsidRPr="00097B12">
        <w:rPr>
          <w:b/>
          <w:bCs/>
          <w:i/>
          <w:iCs/>
          <w:lang w:eastAsia="ru-RU"/>
        </w:rPr>
        <w:t>-002</w:t>
      </w:r>
      <w:r w:rsidRPr="00097B12">
        <w:rPr>
          <w:b/>
          <w:bCs/>
          <w:i/>
          <w:iCs/>
          <w:lang w:eastAsia="ru-RU"/>
        </w:rPr>
        <w:br/>
      </w:r>
      <w:r w:rsidRPr="00097B12">
        <w:rPr>
          <w:lang w:eastAsia="ru-RU"/>
        </w:rPr>
        <w:t xml:space="preserve"> </w:t>
      </w:r>
      <w:r>
        <w:rPr>
          <w:lang w:eastAsia="ru-RU"/>
        </w:rPr>
        <w:t>Это</w:t>
      </w:r>
      <w:r w:rsidRPr="00097B12">
        <w:rPr>
          <w:lang w:eastAsia="ru-RU"/>
        </w:rPr>
        <w:t xml:space="preserve"> </w:t>
      </w:r>
      <w:r>
        <w:rPr>
          <w:lang w:eastAsia="ru-RU"/>
        </w:rPr>
        <w:t>классическая спецификация чипа. Она</w:t>
      </w:r>
      <w:r w:rsidRPr="00097B12">
        <w:rPr>
          <w:lang w:eastAsia="ru-RU"/>
        </w:rPr>
        <w:t xml:space="preserve"> </w:t>
      </w:r>
      <w:r>
        <w:rPr>
          <w:lang w:eastAsia="ru-RU"/>
        </w:rPr>
        <w:t>содержит</w:t>
      </w:r>
      <w:r w:rsidRPr="00097B12">
        <w:rPr>
          <w:lang w:eastAsia="ru-RU"/>
        </w:rPr>
        <w:t xml:space="preserve"> </w:t>
      </w:r>
      <w:r>
        <w:rPr>
          <w:lang w:eastAsia="ru-RU"/>
        </w:rPr>
        <w:t>информацию</w:t>
      </w:r>
      <w:r w:rsidRPr="00097B12">
        <w:rPr>
          <w:lang w:eastAsia="ru-RU"/>
        </w:rPr>
        <w:t xml:space="preserve"> </w:t>
      </w:r>
      <w:r>
        <w:rPr>
          <w:lang w:eastAsia="ru-RU"/>
        </w:rPr>
        <w:t xml:space="preserve">об </w:t>
      </w:r>
      <w:r w:rsidR="006B4068">
        <w:rPr>
          <w:lang w:eastAsia="ru-RU"/>
        </w:rPr>
        <w:t>корпусе</w:t>
      </w:r>
      <w:r>
        <w:rPr>
          <w:lang w:eastAsia="ru-RU"/>
        </w:rPr>
        <w:t>, выводах микросхемы и электронные характеристики. Временами</w:t>
      </w:r>
      <w:r w:rsidRPr="00713364">
        <w:rPr>
          <w:lang w:eastAsia="ru-RU"/>
        </w:rPr>
        <w:t xml:space="preserve"> </w:t>
      </w:r>
      <w:r>
        <w:rPr>
          <w:lang w:eastAsia="ru-RU"/>
        </w:rPr>
        <w:t>мы</w:t>
      </w:r>
      <w:r w:rsidRPr="00713364">
        <w:rPr>
          <w:lang w:eastAsia="ru-RU"/>
        </w:rPr>
        <w:t xml:space="preserve"> </w:t>
      </w:r>
      <w:r>
        <w:rPr>
          <w:lang w:eastAsia="ru-RU"/>
        </w:rPr>
        <w:t>будем</w:t>
      </w:r>
      <w:r w:rsidRPr="00713364">
        <w:rPr>
          <w:lang w:eastAsia="ru-RU"/>
        </w:rPr>
        <w:t xml:space="preserve"> </w:t>
      </w:r>
      <w:r>
        <w:rPr>
          <w:lang w:eastAsia="ru-RU"/>
        </w:rPr>
        <w:t>ссылаться</w:t>
      </w:r>
      <w:r w:rsidRPr="00713364">
        <w:rPr>
          <w:lang w:eastAsia="ru-RU"/>
        </w:rPr>
        <w:t xml:space="preserve"> </w:t>
      </w:r>
      <w:r>
        <w:rPr>
          <w:lang w:eastAsia="ru-RU"/>
        </w:rPr>
        <w:t>на</w:t>
      </w:r>
      <w:r w:rsidRPr="00713364">
        <w:rPr>
          <w:lang w:eastAsia="ru-RU"/>
        </w:rPr>
        <w:t xml:space="preserve"> </w:t>
      </w:r>
      <w:r>
        <w:rPr>
          <w:lang w:eastAsia="ru-RU"/>
        </w:rPr>
        <w:t>нее</w:t>
      </w:r>
      <w:r w:rsidRPr="00713364">
        <w:rPr>
          <w:lang w:eastAsia="ru-RU"/>
        </w:rPr>
        <w:t>.</w:t>
      </w:r>
    </w:p>
    <w:p w14:paraId="6EA4F9EC" w14:textId="5346830D" w:rsidR="00130874" w:rsidRPr="00F567EF" w:rsidRDefault="00097B12" w:rsidP="00130874">
      <w:pPr>
        <w:rPr>
          <w:lang w:eastAsia="ru-RU"/>
        </w:rPr>
      </w:pPr>
      <w:r>
        <w:rPr>
          <w:b/>
          <w:bCs/>
          <w:i/>
          <w:iCs/>
          <w:lang w:eastAsia="ru-RU"/>
        </w:rPr>
        <w:t>Принципиальная</w:t>
      </w:r>
      <w:r w:rsidRPr="00F567EF">
        <w:rPr>
          <w:b/>
          <w:bCs/>
          <w:i/>
          <w:iCs/>
          <w:lang w:eastAsia="ru-RU"/>
        </w:rPr>
        <w:t xml:space="preserve"> </w:t>
      </w:r>
      <w:r>
        <w:rPr>
          <w:b/>
          <w:bCs/>
          <w:i/>
          <w:iCs/>
          <w:lang w:eastAsia="ru-RU"/>
        </w:rPr>
        <w:t>схема</w:t>
      </w:r>
      <w:r w:rsidRPr="00F567EF">
        <w:rPr>
          <w:b/>
          <w:bCs/>
          <w:i/>
          <w:iCs/>
          <w:lang w:eastAsia="ru-RU"/>
        </w:rPr>
        <w:t xml:space="preserve"> </w:t>
      </w:r>
      <w:r w:rsidR="00130874" w:rsidRPr="00130874">
        <w:rPr>
          <w:b/>
          <w:bCs/>
          <w:i/>
          <w:iCs/>
          <w:lang w:val="en-US" w:eastAsia="ru-RU"/>
        </w:rPr>
        <w:t>Red</w:t>
      </w:r>
      <w:r w:rsidR="00130874" w:rsidRPr="00F567EF">
        <w:rPr>
          <w:b/>
          <w:bCs/>
          <w:i/>
          <w:iCs/>
          <w:lang w:eastAsia="ru-RU"/>
        </w:rPr>
        <w:t>-</w:t>
      </w:r>
      <w:r w:rsidR="00130874" w:rsidRPr="00130874">
        <w:rPr>
          <w:b/>
          <w:bCs/>
          <w:i/>
          <w:iCs/>
          <w:lang w:val="en-US" w:eastAsia="ru-RU"/>
        </w:rPr>
        <w:t>V</w:t>
      </w:r>
      <w:r w:rsidR="00130874" w:rsidRPr="00F567EF">
        <w:rPr>
          <w:b/>
          <w:bCs/>
          <w:i/>
          <w:iCs/>
          <w:lang w:eastAsia="ru-RU"/>
        </w:rPr>
        <w:t xml:space="preserve"> </w:t>
      </w:r>
      <w:r w:rsidR="00130874" w:rsidRPr="00130874">
        <w:rPr>
          <w:b/>
          <w:bCs/>
          <w:i/>
          <w:iCs/>
          <w:lang w:val="en-US" w:eastAsia="ru-RU"/>
        </w:rPr>
        <w:t>Thing</w:t>
      </w:r>
      <w:r w:rsidR="00130874" w:rsidRPr="00F567EF">
        <w:rPr>
          <w:b/>
          <w:bCs/>
          <w:i/>
          <w:iCs/>
          <w:lang w:eastAsia="ru-RU"/>
        </w:rPr>
        <w:t xml:space="preserve"> </w:t>
      </w:r>
      <w:r w:rsidR="00130874" w:rsidRPr="00130874">
        <w:rPr>
          <w:b/>
          <w:bCs/>
          <w:i/>
          <w:iCs/>
          <w:lang w:val="en-US" w:eastAsia="ru-RU"/>
        </w:rPr>
        <w:t>Plus </w:t>
      </w:r>
      <w:hyperlink r:id="rId7" w:tgtFrame="_blank" w:history="1">
        <w:r w:rsidR="00130874" w:rsidRPr="00F567EF">
          <w:rPr>
            <w:rFonts w:ascii="inherit" w:hAnsi="inherit"/>
            <w:b/>
            <w:bCs/>
            <w:i/>
            <w:iCs/>
            <w:color w:val="00688D"/>
            <w:lang w:eastAsia="ru-RU"/>
          </w:rPr>
          <w:br/>
        </w:r>
      </w:hyperlink>
      <w:r w:rsidR="00F567EF" w:rsidRPr="00F567EF">
        <w:rPr>
          <w:lang w:eastAsia="ru-RU"/>
        </w:rPr>
        <w:t>Она будет полезна нам, когда нам будет необхо</w:t>
      </w:r>
      <w:r w:rsidR="00F567EF">
        <w:rPr>
          <w:lang w:eastAsia="ru-RU"/>
        </w:rPr>
        <w:t>димо</w:t>
      </w:r>
      <w:r w:rsidR="00F567EF" w:rsidRPr="00F567EF">
        <w:rPr>
          <w:lang w:eastAsia="ru-RU"/>
        </w:rPr>
        <w:t xml:space="preserve"> </w:t>
      </w:r>
      <w:r w:rsidR="00F567EF">
        <w:rPr>
          <w:lang w:eastAsia="ru-RU"/>
        </w:rPr>
        <w:t>решить</w:t>
      </w:r>
      <w:r w:rsidR="00686DDA">
        <w:rPr>
          <w:lang w:eastAsia="ru-RU"/>
        </w:rPr>
        <w:t>,</w:t>
      </w:r>
      <w:r w:rsidR="00F567EF" w:rsidRPr="00F567EF">
        <w:rPr>
          <w:lang w:eastAsia="ru-RU"/>
        </w:rPr>
        <w:t xml:space="preserve"> </w:t>
      </w:r>
      <w:r w:rsidR="00F567EF">
        <w:rPr>
          <w:lang w:eastAsia="ru-RU"/>
        </w:rPr>
        <w:t>какие</w:t>
      </w:r>
      <w:r w:rsidR="00F567EF" w:rsidRPr="00F567EF">
        <w:rPr>
          <w:lang w:eastAsia="ru-RU"/>
        </w:rPr>
        <w:t xml:space="preserve"> </w:t>
      </w:r>
      <w:r w:rsidR="00F567EF">
        <w:rPr>
          <w:lang w:eastAsia="ru-RU"/>
        </w:rPr>
        <w:t>контакты</w:t>
      </w:r>
      <w:r w:rsidR="00F567EF" w:rsidRPr="00F567EF">
        <w:rPr>
          <w:lang w:eastAsia="ru-RU"/>
        </w:rPr>
        <w:t xml:space="preserve"> </w:t>
      </w:r>
      <w:r w:rsidR="00F567EF">
        <w:rPr>
          <w:lang w:eastAsia="ru-RU"/>
        </w:rPr>
        <w:t>мы</w:t>
      </w:r>
      <w:r w:rsidR="00F567EF" w:rsidRPr="00F567EF">
        <w:rPr>
          <w:lang w:eastAsia="ru-RU"/>
        </w:rPr>
        <w:t xml:space="preserve"> </w:t>
      </w:r>
      <w:r w:rsidR="00F567EF">
        <w:rPr>
          <w:lang w:eastAsia="ru-RU"/>
        </w:rPr>
        <w:t>будем</w:t>
      </w:r>
      <w:r w:rsidR="00F567EF" w:rsidRPr="00F567EF">
        <w:rPr>
          <w:lang w:eastAsia="ru-RU"/>
        </w:rPr>
        <w:t xml:space="preserve"> </w:t>
      </w:r>
      <w:r w:rsidR="00F567EF">
        <w:rPr>
          <w:lang w:eastAsia="ru-RU"/>
        </w:rPr>
        <w:t>использовать</w:t>
      </w:r>
      <w:r w:rsidR="00F567EF" w:rsidRPr="00F567EF">
        <w:rPr>
          <w:lang w:eastAsia="ru-RU"/>
        </w:rPr>
        <w:t xml:space="preserve"> </w:t>
      </w:r>
      <w:r w:rsidR="00F567EF">
        <w:rPr>
          <w:lang w:eastAsia="ru-RU"/>
        </w:rPr>
        <w:t>в</w:t>
      </w:r>
      <w:r w:rsidR="00F567EF" w:rsidRPr="00F567EF">
        <w:rPr>
          <w:lang w:eastAsia="ru-RU"/>
        </w:rPr>
        <w:t xml:space="preserve"> </w:t>
      </w:r>
      <w:r w:rsidR="00F567EF">
        <w:rPr>
          <w:lang w:eastAsia="ru-RU"/>
        </w:rPr>
        <w:t>конкретном</w:t>
      </w:r>
      <w:r w:rsidR="00F567EF" w:rsidRPr="00F567EF">
        <w:rPr>
          <w:lang w:eastAsia="ru-RU"/>
        </w:rPr>
        <w:t xml:space="preserve"> </w:t>
      </w:r>
      <w:r w:rsidR="00F567EF">
        <w:rPr>
          <w:lang w:eastAsia="ru-RU"/>
        </w:rPr>
        <w:t>случае</w:t>
      </w:r>
      <w:r w:rsidR="00F567EF" w:rsidRPr="00F567EF">
        <w:rPr>
          <w:lang w:eastAsia="ru-RU"/>
        </w:rPr>
        <w:t xml:space="preserve">, </w:t>
      </w:r>
      <w:r w:rsidR="00F567EF">
        <w:rPr>
          <w:lang w:eastAsia="ru-RU"/>
        </w:rPr>
        <w:t>так</w:t>
      </w:r>
      <w:r w:rsidR="00F567EF" w:rsidRPr="00F567EF">
        <w:rPr>
          <w:lang w:eastAsia="ru-RU"/>
        </w:rPr>
        <w:t xml:space="preserve"> </w:t>
      </w:r>
      <w:r w:rsidR="00F567EF">
        <w:rPr>
          <w:lang w:eastAsia="ru-RU"/>
        </w:rPr>
        <w:t>как</w:t>
      </w:r>
      <w:r w:rsidR="00F567EF" w:rsidRPr="00F567EF">
        <w:rPr>
          <w:lang w:eastAsia="ru-RU"/>
        </w:rPr>
        <w:t xml:space="preserve"> </w:t>
      </w:r>
      <w:r w:rsidR="00F567EF">
        <w:rPr>
          <w:lang w:eastAsia="ru-RU"/>
        </w:rPr>
        <w:t>мы</w:t>
      </w:r>
      <w:r w:rsidR="00F567EF" w:rsidRPr="00F567EF">
        <w:rPr>
          <w:lang w:eastAsia="ru-RU"/>
        </w:rPr>
        <w:t xml:space="preserve"> </w:t>
      </w:r>
      <w:r w:rsidR="00F567EF">
        <w:rPr>
          <w:lang w:eastAsia="ru-RU"/>
        </w:rPr>
        <w:t>будем</w:t>
      </w:r>
      <w:r w:rsidR="00F567EF" w:rsidRPr="00F567EF">
        <w:rPr>
          <w:lang w:eastAsia="ru-RU"/>
        </w:rPr>
        <w:t xml:space="preserve"> </w:t>
      </w:r>
      <w:r w:rsidR="00F567EF">
        <w:rPr>
          <w:lang w:eastAsia="ru-RU"/>
        </w:rPr>
        <w:t>способны</w:t>
      </w:r>
      <w:r w:rsidR="00F567EF" w:rsidRPr="00F567EF">
        <w:rPr>
          <w:lang w:eastAsia="ru-RU"/>
        </w:rPr>
        <w:t xml:space="preserve"> </w:t>
      </w:r>
      <w:r w:rsidR="00F567EF">
        <w:rPr>
          <w:lang w:eastAsia="ru-RU"/>
        </w:rPr>
        <w:t>узнать</w:t>
      </w:r>
      <w:r w:rsidR="00F567EF" w:rsidRPr="00F567EF">
        <w:rPr>
          <w:lang w:eastAsia="ru-RU"/>
        </w:rPr>
        <w:t xml:space="preserve"> </w:t>
      </w:r>
      <w:r w:rsidR="00F567EF">
        <w:rPr>
          <w:lang w:eastAsia="ru-RU"/>
        </w:rPr>
        <w:t>какие</w:t>
      </w:r>
      <w:r w:rsidR="00F567EF" w:rsidRPr="00F567EF">
        <w:rPr>
          <w:lang w:eastAsia="ru-RU"/>
        </w:rPr>
        <w:t xml:space="preserve"> </w:t>
      </w:r>
      <w:r w:rsidR="00F567EF">
        <w:rPr>
          <w:lang w:eastAsia="ru-RU"/>
        </w:rPr>
        <w:t>контакты</w:t>
      </w:r>
      <w:r w:rsidR="00F567EF" w:rsidRPr="00F567EF">
        <w:rPr>
          <w:lang w:eastAsia="ru-RU"/>
        </w:rPr>
        <w:t xml:space="preserve"> </w:t>
      </w:r>
      <w:r w:rsidR="00F567EF">
        <w:rPr>
          <w:lang w:eastAsia="ru-RU"/>
        </w:rPr>
        <w:t>в</w:t>
      </w:r>
      <w:r w:rsidR="00F567EF" w:rsidRPr="00F567EF">
        <w:rPr>
          <w:lang w:eastAsia="ru-RU"/>
        </w:rPr>
        <w:t xml:space="preserve"> </w:t>
      </w:r>
      <w:r w:rsidR="00F567EF">
        <w:rPr>
          <w:lang w:eastAsia="ru-RU"/>
        </w:rPr>
        <w:t>микросхеме</w:t>
      </w:r>
      <w:r w:rsidR="00F567EF" w:rsidRPr="00F567EF">
        <w:rPr>
          <w:lang w:eastAsia="ru-RU"/>
        </w:rPr>
        <w:t xml:space="preserve"> </w:t>
      </w:r>
      <w:r w:rsidR="00F567EF">
        <w:rPr>
          <w:lang w:eastAsia="ru-RU"/>
        </w:rPr>
        <w:t>подключены</w:t>
      </w:r>
      <w:r w:rsidR="00F567EF" w:rsidRPr="00F567EF">
        <w:rPr>
          <w:lang w:eastAsia="ru-RU"/>
        </w:rPr>
        <w:t xml:space="preserve"> </w:t>
      </w:r>
      <w:r w:rsidR="00F567EF">
        <w:rPr>
          <w:lang w:eastAsia="ru-RU"/>
        </w:rPr>
        <w:t>к</w:t>
      </w:r>
      <w:r w:rsidR="00F567EF" w:rsidRPr="00F567EF">
        <w:rPr>
          <w:lang w:eastAsia="ru-RU"/>
        </w:rPr>
        <w:t xml:space="preserve"> </w:t>
      </w:r>
      <w:r w:rsidR="00F567EF">
        <w:rPr>
          <w:lang w:eastAsia="ru-RU"/>
        </w:rPr>
        <w:t>каким</w:t>
      </w:r>
      <w:r w:rsidR="00F567EF" w:rsidRPr="00F567EF">
        <w:rPr>
          <w:lang w:eastAsia="ru-RU"/>
        </w:rPr>
        <w:t xml:space="preserve"> </w:t>
      </w:r>
      <w:r w:rsidR="00F567EF">
        <w:rPr>
          <w:lang w:eastAsia="ru-RU"/>
        </w:rPr>
        <w:t>контактным</w:t>
      </w:r>
      <w:r w:rsidR="00F567EF" w:rsidRPr="00F567EF">
        <w:rPr>
          <w:lang w:eastAsia="ru-RU"/>
        </w:rPr>
        <w:t xml:space="preserve"> </w:t>
      </w:r>
      <w:r w:rsidR="00F567EF">
        <w:rPr>
          <w:lang w:eastAsia="ru-RU"/>
        </w:rPr>
        <w:t>площадкам</w:t>
      </w:r>
      <w:r w:rsidR="00F567EF" w:rsidRPr="00F567EF">
        <w:rPr>
          <w:lang w:eastAsia="ru-RU"/>
        </w:rPr>
        <w:t xml:space="preserve"> </w:t>
      </w:r>
      <w:r w:rsidR="00F567EF">
        <w:rPr>
          <w:lang w:eastAsia="ru-RU"/>
        </w:rPr>
        <w:t>или</w:t>
      </w:r>
      <w:r w:rsidR="00F567EF" w:rsidRPr="00F567EF">
        <w:rPr>
          <w:lang w:eastAsia="ru-RU"/>
        </w:rPr>
        <w:t xml:space="preserve"> </w:t>
      </w:r>
      <w:r w:rsidR="006B4068">
        <w:rPr>
          <w:color w:val="FF0000"/>
          <w:lang w:eastAsia="ru-RU"/>
        </w:rPr>
        <w:t>разъемам</w:t>
      </w:r>
      <w:r w:rsidR="00130874" w:rsidRPr="00F567EF">
        <w:rPr>
          <w:lang w:eastAsia="ru-RU"/>
        </w:rPr>
        <w:t>.</w:t>
      </w:r>
    </w:p>
    <w:p w14:paraId="4A14B8C9" w14:textId="77777777" w:rsidR="00E44886" w:rsidRDefault="00E44886" w:rsidP="00130874">
      <w:pPr>
        <w:rPr>
          <w:lang w:eastAsia="ru-RU"/>
        </w:rPr>
      </w:pPr>
      <w:r w:rsidRPr="00E44886">
        <w:rPr>
          <w:lang w:eastAsia="ru-RU"/>
        </w:rPr>
        <w:t>Возможно, вам захочется быстро просмотреть эти документы, но не тратьте на них слишком много времени. На протяжении всего курса вы будете получать ссылки на соответствующие разделы. И не волнуйтесь, если у вас не очень хороший опыт работы с оборудованием. М</w:t>
      </w:r>
      <w:r>
        <w:rPr>
          <w:lang w:eastAsia="ru-RU"/>
        </w:rPr>
        <w:t>ы будем действовать медленно. Е</w:t>
      </w:r>
      <w:r w:rsidRPr="00E44886">
        <w:rPr>
          <w:lang w:eastAsia="ru-RU"/>
        </w:rPr>
        <w:t>сли вы почувствуете, что что-то нуждается в уточнении, пожалуйста, свяжитесь с нами на форуме курса.</w:t>
      </w:r>
    </w:p>
    <w:p w14:paraId="1801E026" w14:textId="53E64E8E" w:rsidR="00130874" w:rsidRPr="00E44886" w:rsidRDefault="00E44886" w:rsidP="00130874">
      <w:pPr>
        <w:rPr>
          <w:lang w:eastAsia="ru-RU"/>
        </w:rPr>
      </w:pPr>
      <w:r>
        <w:rPr>
          <w:lang w:eastAsia="ru-RU"/>
        </w:rPr>
        <w:t>Наконец</w:t>
      </w:r>
      <w:r w:rsidR="00130874" w:rsidRPr="00E44886">
        <w:rPr>
          <w:lang w:eastAsia="ru-RU"/>
        </w:rPr>
        <w:t xml:space="preserve">, </w:t>
      </w:r>
      <w:r>
        <w:rPr>
          <w:lang w:eastAsia="ru-RU"/>
        </w:rPr>
        <w:t>корпорации</w:t>
      </w:r>
      <w:r w:rsidRPr="00E44886">
        <w:rPr>
          <w:lang w:eastAsia="ru-RU"/>
        </w:rPr>
        <w:t xml:space="preserve"> </w:t>
      </w:r>
      <w:proofErr w:type="spellStart"/>
      <w:r w:rsidR="00130874" w:rsidRPr="00130874">
        <w:rPr>
          <w:lang w:val="en-US" w:eastAsia="ru-RU"/>
        </w:rPr>
        <w:t>SiFive</w:t>
      </w:r>
      <w:proofErr w:type="spellEnd"/>
      <w:r w:rsidR="00130874" w:rsidRPr="00E44886">
        <w:rPr>
          <w:lang w:eastAsia="ru-RU"/>
        </w:rPr>
        <w:t xml:space="preserve"> </w:t>
      </w:r>
      <w:r>
        <w:rPr>
          <w:lang w:eastAsia="ru-RU"/>
        </w:rPr>
        <w:t>и</w:t>
      </w:r>
      <w:r w:rsidRPr="00E44886">
        <w:rPr>
          <w:lang w:eastAsia="ru-RU"/>
        </w:rPr>
        <w:t xml:space="preserve"> </w:t>
      </w:r>
      <w:proofErr w:type="spellStart"/>
      <w:r w:rsidR="00130874" w:rsidRPr="00130874">
        <w:rPr>
          <w:lang w:val="en-US" w:eastAsia="ru-RU"/>
        </w:rPr>
        <w:t>SparkFun</w:t>
      </w:r>
      <w:proofErr w:type="spellEnd"/>
      <w:r w:rsidR="00130874" w:rsidRPr="00E44886">
        <w:rPr>
          <w:lang w:eastAsia="ru-RU"/>
        </w:rPr>
        <w:t xml:space="preserve"> </w:t>
      </w:r>
      <w:r w:rsidR="00130874" w:rsidRPr="00130874">
        <w:rPr>
          <w:lang w:val="en-US" w:eastAsia="ru-RU"/>
        </w:rPr>
        <w:t>Electronics</w:t>
      </w:r>
      <w:r w:rsidR="00130874" w:rsidRPr="00E44886">
        <w:rPr>
          <w:lang w:eastAsia="ru-RU"/>
        </w:rPr>
        <w:t xml:space="preserve"> </w:t>
      </w:r>
      <w:r>
        <w:rPr>
          <w:lang w:eastAsia="ru-RU"/>
        </w:rPr>
        <w:t>любезно разрешили нам использовать их иллюстрации в дальнейшем материале</w:t>
      </w:r>
      <w:r w:rsidR="00130874" w:rsidRPr="00E44886">
        <w:rPr>
          <w:lang w:eastAsia="ru-RU"/>
        </w:rPr>
        <w:t>.</w:t>
      </w:r>
      <w:r>
        <w:rPr>
          <w:lang w:eastAsia="ru-RU"/>
        </w:rPr>
        <w:t xml:space="preserve"> Иллюстрации</w:t>
      </w:r>
      <w:r w:rsidRPr="00E44886">
        <w:rPr>
          <w:lang w:eastAsia="ru-RU"/>
        </w:rPr>
        <w:t xml:space="preserve"> </w:t>
      </w:r>
      <w:r>
        <w:rPr>
          <w:lang w:eastAsia="ru-RU"/>
        </w:rPr>
        <w:t>взяты</w:t>
      </w:r>
      <w:r w:rsidRPr="00E44886">
        <w:rPr>
          <w:lang w:eastAsia="ru-RU"/>
        </w:rPr>
        <w:t xml:space="preserve"> </w:t>
      </w:r>
      <w:r>
        <w:rPr>
          <w:lang w:eastAsia="ru-RU"/>
        </w:rPr>
        <w:t>из</w:t>
      </w:r>
      <w:r w:rsidRPr="00E44886">
        <w:rPr>
          <w:lang w:eastAsia="ru-RU"/>
        </w:rPr>
        <w:t xml:space="preserve"> </w:t>
      </w:r>
      <w:r>
        <w:rPr>
          <w:lang w:eastAsia="ru-RU"/>
        </w:rPr>
        <w:t>упомянутых</w:t>
      </w:r>
      <w:r w:rsidRPr="00E44886">
        <w:rPr>
          <w:lang w:eastAsia="ru-RU"/>
        </w:rPr>
        <w:t xml:space="preserve"> 3 </w:t>
      </w:r>
      <w:r>
        <w:rPr>
          <w:lang w:eastAsia="ru-RU"/>
        </w:rPr>
        <w:t>документов</w:t>
      </w:r>
      <w:r w:rsidRPr="00E44886">
        <w:rPr>
          <w:lang w:eastAsia="ru-RU"/>
        </w:rPr>
        <w:t xml:space="preserve"> </w:t>
      </w:r>
      <w:r>
        <w:rPr>
          <w:lang w:eastAsia="ru-RU"/>
        </w:rPr>
        <w:t>и</w:t>
      </w:r>
      <w:r w:rsidRPr="00E44886">
        <w:rPr>
          <w:lang w:eastAsia="ru-RU"/>
        </w:rPr>
        <w:t xml:space="preserve"> </w:t>
      </w:r>
      <w:r>
        <w:rPr>
          <w:lang w:eastAsia="ru-RU"/>
        </w:rPr>
        <w:t>из</w:t>
      </w:r>
      <w:r w:rsidRPr="00E44886">
        <w:rPr>
          <w:lang w:eastAsia="ru-RU"/>
        </w:rPr>
        <w:t xml:space="preserve"> </w:t>
      </w:r>
      <w:r>
        <w:rPr>
          <w:lang w:eastAsia="ru-RU"/>
        </w:rPr>
        <w:t xml:space="preserve">руководств компании </w:t>
      </w:r>
      <w:proofErr w:type="spellStart"/>
      <w:r w:rsidR="00130874" w:rsidRPr="00130874">
        <w:rPr>
          <w:lang w:val="en-US" w:eastAsia="ru-RU"/>
        </w:rPr>
        <w:t>SparkFun</w:t>
      </w:r>
      <w:proofErr w:type="spellEnd"/>
      <w:r w:rsidR="00130874" w:rsidRPr="00E44886">
        <w:rPr>
          <w:lang w:eastAsia="ru-RU"/>
        </w:rPr>
        <w:t>.</w:t>
      </w:r>
    </w:p>
    <w:p w14:paraId="1B00BF37" w14:textId="77777777" w:rsidR="00130874" w:rsidRPr="00E44886" w:rsidRDefault="00130874" w:rsidP="00130874">
      <w:pPr>
        <w:pStyle w:val="Heading2"/>
        <w:rPr>
          <w:sz w:val="48"/>
        </w:rPr>
      </w:pPr>
      <w:bookmarkStart w:id="5" w:name="_Toc151298745"/>
      <w:r w:rsidRPr="00130874">
        <w:rPr>
          <w:lang w:val="en-US"/>
        </w:rPr>
        <w:t>Red</w:t>
      </w:r>
      <w:r w:rsidRPr="00E44886">
        <w:t>-</w:t>
      </w:r>
      <w:r w:rsidRPr="00130874">
        <w:rPr>
          <w:lang w:val="en-US"/>
        </w:rPr>
        <w:t>V</w:t>
      </w:r>
      <w:r w:rsidRPr="00E44886">
        <w:t xml:space="preserve"> </w:t>
      </w:r>
      <w:r w:rsidRPr="00130874">
        <w:rPr>
          <w:lang w:val="en-US"/>
        </w:rPr>
        <w:t>Thing</w:t>
      </w:r>
      <w:r w:rsidRPr="00E44886">
        <w:t xml:space="preserve"> </w:t>
      </w:r>
      <w:r w:rsidRPr="00130874">
        <w:rPr>
          <w:lang w:val="en-US"/>
        </w:rPr>
        <w:t>Plus</w:t>
      </w:r>
      <w:bookmarkEnd w:id="5"/>
    </w:p>
    <w:p w14:paraId="06B4574F" w14:textId="77777777" w:rsidR="00130874" w:rsidRPr="00E44886" w:rsidRDefault="00E44886" w:rsidP="00E44886">
      <w:pPr>
        <w:rPr>
          <w:lang w:eastAsia="ru-RU"/>
        </w:rPr>
      </w:pPr>
      <w:r>
        <w:rPr>
          <w:lang w:eastAsia="ru-RU"/>
        </w:rPr>
        <w:t>Начнем с рассказа о плате</w:t>
      </w:r>
      <w:r w:rsidR="00130874" w:rsidRPr="00E44886">
        <w:rPr>
          <w:lang w:eastAsia="ru-RU"/>
        </w:rPr>
        <w:t xml:space="preserve"> </w:t>
      </w:r>
      <w:r w:rsidR="00130874" w:rsidRPr="00130874">
        <w:rPr>
          <w:lang w:val="en-US" w:eastAsia="ru-RU"/>
        </w:rPr>
        <w:t>Red</w:t>
      </w:r>
      <w:r w:rsidR="00130874" w:rsidRPr="00E44886">
        <w:rPr>
          <w:lang w:eastAsia="ru-RU"/>
        </w:rPr>
        <w:t>-</w:t>
      </w:r>
      <w:r w:rsidR="00130874" w:rsidRPr="00130874">
        <w:rPr>
          <w:lang w:val="en-US" w:eastAsia="ru-RU"/>
        </w:rPr>
        <w:t>V</w:t>
      </w:r>
      <w:r w:rsidR="00130874" w:rsidRPr="00E44886">
        <w:rPr>
          <w:lang w:eastAsia="ru-RU"/>
        </w:rPr>
        <w:t xml:space="preserve"> </w:t>
      </w:r>
      <w:r w:rsidR="00130874" w:rsidRPr="00130874">
        <w:rPr>
          <w:lang w:val="en-US" w:eastAsia="ru-RU"/>
        </w:rPr>
        <w:t>Thing</w:t>
      </w:r>
      <w:r w:rsidR="00130874" w:rsidRPr="00E44886">
        <w:rPr>
          <w:lang w:eastAsia="ru-RU"/>
        </w:rPr>
        <w:t xml:space="preserve"> </w:t>
      </w:r>
      <w:r w:rsidR="00130874" w:rsidRPr="00130874">
        <w:rPr>
          <w:lang w:val="en-US" w:eastAsia="ru-RU"/>
        </w:rPr>
        <w:t>Plus</w:t>
      </w:r>
      <w:r w:rsidR="00130874" w:rsidRPr="00E44886">
        <w:rPr>
          <w:lang w:eastAsia="ru-RU"/>
        </w:rPr>
        <w:t xml:space="preserve">. </w:t>
      </w:r>
      <w:r>
        <w:rPr>
          <w:lang w:eastAsia="ru-RU"/>
        </w:rPr>
        <w:t>Для начала взглянем на принципиальную схему</w:t>
      </w:r>
      <w:r w:rsidR="00130874" w:rsidRPr="00E44886">
        <w:rPr>
          <w:lang w:eastAsia="ru-RU"/>
        </w:rPr>
        <w:t>:</w:t>
      </w:r>
    </w:p>
    <w:p w14:paraId="4F861943" w14:textId="77777777" w:rsidR="00130874" w:rsidRPr="00E44886" w:rsidRDefault="00130874" w:rsidP="00130874">
      <w:pPr>
        <w:jc w:val="center"/>
        <w:rPr>
          <w:lang w:eastAsia="ru-RU"/>
        </w:rPr>
      </w:pPr>
      <w:r w:rsidRPr="00130874">
        <w:rPr>
          <w:noProof/>
          <w:lang w:eastAsia="ru-RU"/>
        </w:rPr>
        <w:drawing>
          <wp:inline distT="0" distB="0" distL="0" distR="0" wp14:anchorId="731EAA0C" wp14:editId="7A6E9574">
            <wp:extent cx="5202779" cy="3444240"/>
            <wp:effectExtent l="0" t="0" r="0" b="3810"/>
            <wp:docPr id="38" name="Рисунок 38" descr="Schematic diagram of the Red-V Thing Plus showing the FE310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diagram of the Red-V Thing Plus showing the FE310 microcontro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152" cy="3449783"/>
                    </a:xfrm>
                    <a:prstGeom prst="rect">
                      <a:avLst/>
                    </a:prstGeom>
                    <a:noFill/>
                    <a:ln>
                      <a:noFill/>
                    </a:ln>
                  </pic:spPr>
                </pic:pic>
              </a:graphicData>
            </a:graphic>
          </wp:inline>
        </w:drawing>
      </w:r>
      <w:r w:rsidRPr="00E44886">
        <w:rPr>
          <w:lang w:val="en-US" w:eastAsia="ru-RU"/>
        </w:rPr>
        <w:br/>
      </w:r>
      <w:r w:rsidR="00E44886">
        <w:rPr>
          <w:b/>
          <w:bCs/>
          <w:lang w:eastAsia="ru-RU"/>
        </w:rPr>
        <w:t>Частичная</w:t>
      </w:r>
      <w:r w:rsidR="00E44886" w:rsidRPr="00E44886">
        <w:rPr>
          <w:b/>
          <w:bCs/>
          <w:lang w:val="en-US" w:eastAsia="ru-RU"/>
        </w:rPr>
        <w:t xml:space="preserve"> </w:t>
      </w:r>
      <w:r w:rsidR="00E44886">
        <w:rPr>
          <w:b/>
          <w:bCs/>
          <w:lang w:eastAsia="ru-RU"/>
        </w:rPr>
        <w:t>принципиальная</w:t>
      </w:r>
      <w:r w:rsidR="00E44886" w:rsidRPr="00E44886">
        <w:rPr>
          <w:b/>
          <w:bCs/>
          <w:lang w:val="en-US" w:eastAsia="ru-RU"/>
        </w:rPr>
        <w:t xml:space="preserve"> </w:t>
      </w:r>
      <w:r w:rsidR="00E44886">
        <w:rPr>
          <w:b/>
          <w:bCs/>
          <w:lang w:eastAsia="ru-RU"/>
        </w:rPr>
        <w:t>схема</w:t>
      </w:r>
      <w:r w:rsidR="00E44886" w:rsidRPr="00E44886">
        <w:rPr>
          <w:b/>
          <w:bCs/>
          <w:lang w:val="en-US" w:eastAsia="ru-RU"/>
        </w:rPr>
        <w:t xml:space="preserve"> Red-V Thing Plus</w:t>
      </w:r>
      <w:r w:rsidRPr="00E44886">
        <w:rPr>
          <w:b/>
          <w:bCs/>
          <w:lang w:val="en-US" w:eastAsia="ru-RU"/>
        </w:rPr>
        <w:t xml:space="preserve">, </w:t>
      </w:r>
      <w:proofErr w:type="spellStart"/>
      <w:r w:rsidRPr="00130874">
        <w:rPr>
          <w:b/>
          <w:bCs/>
          <w:lang w:val="en-US" w:eastAsia="ru-RU"/>
        </w:rPr>
        <w:t>SparkFun</w:t>
      </w:r>
      <w:proofErr w:type="spellEnd"/>
      <w:r w:rsidRPr="00E44886">
        <w:rPr>
          <w:b/>
          <w:bCs/>
          <w:lang w:val="en-US" w:eastAsia="ru-RU"/>
        </w:rPr>
        <w:t xml:space="preserve"> </w:t>
      </w:r>
      <w:r w:rsidRPr="00130874">
        <w:rPr>
          <w:b/>
          <w:bCs/>
          <w:lang w:val="en-US" w:eastAsia="ru-RU"/>
        </w:rPr>
        <w:t>Electronics</w:t>
      </w:r>
      <w:r w:rsidRPr="00E44886">
        <w:rPr>
          <w:b/>
          <w:bCs/>
          <w:lang w:val="en-US" w:eastAsia="ru-RU"/>
        </w:rPr>
        <w:t>.</w:t>
      </w:r>
      <w:r w:rsidRPr="00E44886">
        <w:rPr>
          <w:lang w:val="en-US" w:eastAsia="ru-RU"/>
        </w:rPr>
        <w:br/>
      </w:r>
      <w:r w:rsidR="00E44886">
        <w:rPr>
          <w:b/>
          <w:bCs/>
          <w:lang w:eastAsia="ru-RU"/>
        </w:rPr>
        <w:lastRenderedPageBreak/>
        <w:t>Обратите внимание на чип</w:t>
      </w:r>
      <w:r w:rsidRPr="00E44886">
        <w:rPr>
          <w:b/>
          <w:bCs/>
          <w:lang w:eastAsia="ru-RU"/>
        </w:rPr>
        <w:t xml:space="preserve"> </w:t>
      </w:r>
      <w:r w:rsidRPr="00130874">
        <w:rPr>
          <w:b/>
          <w:bCs/>
          <w:lang w:val="en-US" w:eastAsia="ru-RU"/>
        </w:rPr>
        <w:t>FE</w:t>
      </w:r>
      <w:r w:rsidR="00E44886">
        <w:rPr>
          <w:b/>
          <w:bCs/>
          <w:lang w:eastAsia="ru-RU"/>
        </w:rPr>
        <w:t>310</w:t>
      </w:r>
      <w:r w:rsidRPr="00E44886">
        <w:rPr>
          <w:lang w:eastAsia="ru-RU"/>
        </w:rPr>
        <w:br/>
        <w:t>(</w:t>
      </w:r>
      <w:r w:rsidR="00E44886">
        <w:rPr>
          <w:lang w:eastAsia="ru-RU"/>
        </w:rPr>
        <w:t>Изображение предоставлено</w:t>
      </w:r>
      <w:r w:rsidRPr="00E44886">
        <w:rPr>
          <w:lang w:eastAsia="ru-RU"/>
        </w:rPr>
        <w:t xml:space="preserve"> </w:t>
      </w:r>
      <w:proofErr w:type="spellStart"/>
      <w:r w:rsidRPr="00130874">
        <w:rPr>
          <w:lang w:val="en-US" w:eastAsia="ru-RU"/>
        </w:rPr>
        <w:t>SparkFun</w:t>
      </w:r>
      <w:proofErr w:type="spellEnd"/>
      <w:r w:rsidRPr="00E44886">
        <w:rPr>
          <w:lang w:eastAsia="ru-RU"/>
        </w:rPr>
        <w:t xml:space="preserve"> </w:t>
      </w:r>
      <w:r w:rsidRPr="00130874">
        <w:rPr>
          <w:lang w:val="en-US" w:eastAsia="ru-RU"/>
        </w:rPr>
        <w:t>Electronics</w:t>
      </w:r>
      <w:r w:rsidRPr="00E44886">
        <w:rPr>
          <w:lang w:eastAsia="ru-RU"/>
        </w:rPr>
        <w:t>)</w:t>
      </w:r>
    </w:p>
    <w:p w14:paraId="6683F595" w14:textId="77777777" w:rsidR="00130874" w:rsidRPr="00E44886" w:rsidRDefault="00130874" w:rsidP="00130874">
      <w:pPr>
        <w:rPr>
          <w:lang w:eastAsia="ru-RU"/>
        </w:rPr>
      </w:pPr>
      <w:r w:rsidRPr="00130874">
        <w:rPr>
          <w:rFonts w:ascii="inherit" w:hAnsi="inherit"/>
          <w:lang w:val="en-US" w:eastAsia="ru-RU"/>
        </w:rPr>
        <w:t> </w:t>
      </w:r>
    </w:p>
    <w:p w14:paraId="6F713196" w14:textId="77777777" w:rsidR="00130874" w:rsidRPr="00E44886" w:rsidRDefault="00E44886" w:rsidP="00130874">
      <w:pPr>
        <w:rPr>
          <w:lang w:eastAsia="ru-RU"/>
        </w:rPr>
      </w:pPr>
      <w:r>
        <w:rPr>
          <w:lang w:eastAsia="ru-RU"/>
        </w:rPr>
        <w:t xml:space="preserve">Чип микроконтроллера на самом деле является </w:t>
      </w:r>
      <w:proofErr w:type="spellStart"/>
      <w:r>
        <w:rPr>
          <w:lang w:eastAsia="ru-RU"/>
        </w:rPr>
        <w:t>СнК</w:t>
      </w:r>
      <w:proofErr w:type="spellEnd"/>
      <w:r w:rsidR="00130874" w:rsidRPr="00E44886">
        <w:rPr>
          <w:lang w:eastAsia="ru-RU"/>
        </w:rPr>
        <w:t xml:space="preserve"> </w:t>
      </w:r>
      <w:r w:rsidR="00130874" w:rsidRPr="00130874">
        <w:rPr>
          <w:lang w:val="en-US" w:eastAsia="ru-RU"/>
        </w:rPr>
        <w:t>Freedom</w:t>
      </w:r>
      <w:r w:rsidR="00130874" w:rsidRPr="00E44886">
        <w:rPr>
          <w:lang w:eastAsia="ru-RU"/>
        </w:rPr>
        <w:t xml:space="preserve"> </w:t>
      </w:r>
      <w:r w:rsidR="00130874" w:rsidRPr="00130874">
        <w:rPr>
          <w:lang w:val="en-US" w:eastAsia="ru-RU"/>
        </w:rPr>
        <w:t>E</w:t>
      </w:r>
      <w:r>
        <w:rPr>
          <w:lang w:eastAsia="ru-RU"/>
        </w:rPr>
        <w:t>310</w:t>
      </w:r>
      <w:r w:rsidR="00130874" w:rsidRPr="00E44886">
        <w:rPr>
          <w:lang w:eastAsia="ru-RU"/>
        </w:rPr>
        <w:t>.</w:t>
      </w:r>
    </w:p>
    <w:p w14:paraId="64884D3D" w14:textId="77777777" w:rsidR="00130874" w:rsidRPr="00E44886" w:rsidRDefault="00E44886" w:rsidP="00130874">
      <w:pPr>
        <w:rPr>
          <w:lang w:eastAsia="ru-RU"/>
        </w:rPr>
      </w:pPr>
      <w:r>
        <w:rPr>
          <w:lang w:eastAsia="ru-RU"/>
        </w:rPr>
        <w:t>Теперь</w:t>
      </w:r>
      <w:r w:rsidRPr="00E44886">
        <w:rPr>
          <w:lang w:eastAsia="ru-RU"/>
        </w:rPr>
        <w:t xml:space="preserve"> </w:t>
      </w:r>
      <w:r>
        <w:rPr>
          <w:lang w:eastAsia="ru-RU"/>
        </w:rPr>
        <w:t>обсудим</w:t>
      </w:r>
      <w:r w:rsidRPr="00E44886">
        <w:rPr>
          <w:lang w:eastAsia="ru-RU"/>
        </w:rPr>
        <w:t xml:space="preserve"> </w:t>
      </w:r>
      <w:r>
        <w:rPr>
          <w:lang w:eastAsia="ru-RU"/>
        </w:rPr>
        <w:t>некоторые</w:t>
      </w:r>
      <w:r w:rsidRPr="00E44886">
        <w:rPr>
          <w:lang w:eastAsia="ru-RU"/>
        </w:rPr>
        <w:t xml:space="preserve"> </w:t>
      </w:r>
      <w:r>
        <w:rPr>
          <w:lang w:eastAsia="ru-RU"/>
        </w:rPr>
        <w:t>вещи</w:t>
      </w:r>
      <w:r w:rsidRPr="00E44886">
        <w:rPr>
          <w:lang w:eastAsia="ru-RU"/>
        </w:rPr>
        <w:t xml:space="preserve"> </w:t>
      </w:r>
      <w:r>
        <w:rPr>
          <w:lang w:eastAsia="ru-RU"/>
        </w:rPr>
        <w:t>о</w:t>
      </w:r>
      <w:r w:rsidRPr="00E44886">
        <w:rPr>
          <w:lang w:eastAsia="ru-RU"/>
        </w:rPr>
        <w:t xml:space="preserve"> </w:t>
      </w:r>
      <w:proofErr w:type="spellStart"/>
      <w:r>
        <w:rPr>
          <w:lang w:eastAsia="ru-RU"/>
        </w:rPr>
        <w:t>СнК</w:t>
      </w:r>
      <w:proofErr w:type="spellEnd"/>
      <w:r w:rsidRPr="00E44886">
        <w:rPr>
          <w:lang w:eastAsia="ru-RU"/>
        </w:rPr>
        <w:t>.</w:t>
      </w:r>
    </w:p>
    <w:p w14:paraId="5C07FFD7" w14:textId="77777777" w:rsidR="00130874" w:rsidRPr="00CD2E3D" w:rsidRDefault="00713364" w:rsidP="00130874">
      <w:pPr>
        <w:rPr>
          <w:lang w:eastAsia="ru-RU"/>
        </w:rPr>
      </w:pPr>
      <w:proofErr w:type="spellStart"/>
      <w:r>
        <w:rPr>
          <w:lang w:eastAsia="ru-RU"/>
        </w:rPr>
        <w:t>СнК</w:t>
      </w:r>
      <w:proofErr w:type="spellEnd"/>
      <w:r>
        <w:rPr>
          <w:lang w:eastAsia="ru-RU"/>
        </w:rPr>
        <w:t xml:space="preserve"> означает </w:t>
      </w:r>
      <w:r>
        <w:rPr>
          <w:b/>
          <w:bCs/>
          <w:i/>
          <w:iCs/>
          <w:lang w:eastAsia="ru-RU"/>
        </w:rPr>
        <w:t>Система на кристалле</w:t>
      </w:r>
      <w:r w:rsidR="00130874" w:rsidRPr="00713364">
        <w:rPr>
          <w:lang w:eastAsia="ru-RU"/>
        </w:rPr>
        <w:t xml:space="preserve">. </w:t>
      </w:r>
      <w:r>
        <w:rPr>
          <w:lang w:eastAsia="ru-RU"/>
        </w:rPr>
        <w:t>Это</w:t>
      </w:r>
      <w:r w:rsidRPr="00713364">
        <w:rPr>
          <w:lang w:eastAsia="ru-RU"/>
        </w:rPr>
        <w:t xml:space="preserve"> </w:t>
      </w:r>
      <w:r>
        <w:rPr>
          <w:lang w:eastAsia="ru-RU"/>
        </w:rPr>
        <w:t>тип</w:t>
      </w:r>
      <w:r w:rsidRPr="00713364">
        <w:rPr>
          <w:lang w:eastAsia="ru-RU"/>
        </w:rPr>
        <w:t xml:space="preserve"> </w:t>
      </w:r>
      <w:r>
        <w:rPr>
          <w:lang w:eastAsia="ru-RU"/>
        </w:rPr>
        <w:t>интегральных</w:t>
      </w:r>
      <w:r w:rsidRPr="00713364">
        <w:rPr>
          <w:lang w:eastAsia="ru-RU"/>
        </w:rPr>
        <w:t xml:space="preserve"> </w:t>
      </w:r>
      <w:r>
        <w:rPr>
          <w:lang w:eastAsia="ru-RU"/>
        </w:rPr>
        <w:t>схем</w:t>
      </w:r>
      <w:r w:rsidRPr="00713364">
        <w:rPr>
          <w:lang w:eastAsia="ru-RU"/>
        </w:rPr>
        <w:t xml:space="preserve">, </w:t>
      </w:r>
      <w:r>
        <w:rPr>
          <w:lang w:eastAsia="ru-RU"/>
        </w:rPr>
        <w:t>которые</w:t>
      </w:r>
      <w:r w:rsidRPr="00713364">
        <w:rPr>
          <w:lang w:eastAsia="ru-RU"/>
        </w:rPr>
        <w:t xml:space="preserve"> </w:t>
      </w:r>
      <w:r>
        <w:rPr>
          <w:lang w:eastAsia="ru-RU"/>
        </w:rPr>
        <w:t>различаются</w:t>
      </w:r>
      <w:r w:rsidRPr="00713364">
        <w:rPr>
          <w:lang w:eastAsia="ru-RU"/>
        </w:rPr>
        <w:t xml:space="preserve"> </w:t>
      </w:r>
      <w:r>
        <w:rPr>
          <w:lang w:eastAsia="ru-RU"/>
        </w:rPr>
        <w:t>по</w:t>
      </w:r>
      <w:r w:rsidRPr="00713364">
        <w:rPr>
          <w:lang w:eastAsia="ru-RU"/>
        </w:rPr>
        <w:t xml:space="preserve"> </w:t>
      </w:r>
      <w:r>
        <w:rPr>
          <w:lang w:eastAsia="ru-RU"/>
        </w:rPr>
        <w:t>сложности</w:t>
      </w:r>
      <w:r w:rsidRPr="00713364">
        <w:rPr>
          <w:lang w:eastAsia="ru-RU"/>
        </w:rPr>
        <w:t xml:space="preserve">, </w:t>
      </w:r>
      <w:r>
        <w:rPr>
          <w:lang w:eastAsia="ru-RU"/>
        </w:rPr>
        <w:t>но</w:t>
      </w:r>
      <w:r w:rsidRPr="00713364">
        <w:rPr>
          <w:lang w:eastAsia="ru-RU"/>
        </w:rPr>
        <w:t xml:space="preserve"> </w:t>
      </w:r>
      <w:r>
        <w:rPr>
          <w:lang w:eastAsia="ru-RU"/>
        </w:rPr>
        <w:t>во</w:t>
      </w:r>
      <w:r w:rsidRPr="00713364">
        <w:rPr>
          <w:lang w:eastAsia="ru-RU"/>
        </w:rPr>
        <w:t xml:space="preserve"> </w:t>
      </w:r>
      <w:r>
        <w:rPr>
          <w:lang w:eastAsia="ru-RU"/>
        </w:rPr>
        <w:t>всех</w:t>
      </w:r>
      <w:r w:rsidRPr="00713364">
        <w:rPr>
          <w:lang w:eastAsia="ru-RU"/>
        </w:rPr>
        <w:t xml:space="preserve"> </w:t>
      </w:r>
      <w:r>
        <w:rPr>
          <w:lang w:eastAsia="ru-RU"/>
        </w:rPr>
        <w:t>них</w:t>
      </w:r>
      <w:r w:rsidRPr="00713364">
        <w:rPr>
          <w:lang w:eastAsia="ru-RU"/>
        </w:rPr>
        <w:t xml:space="preserve"> </w:t>
      </w:r>
      <w:r>
        <w:rPr>
          <w:lang w:eastAsia="ru-RU"/>
        </w:rPr>
        <w:t>есть</w:t>
      </w:r>
      <w:r w:rsidRPr="00713364">
        <w:rPr>
          <w:lang w:eastAsia="ru-RU"/>
        </w:rPr>
        <w:t xml:space="preserve"> </w:t>
      </w:r>
      <w:r>
        <w:rPr>
          <w:lang w:eastAsia="ru-RU"/>
        </w:rPr>
        <w:t xml:space="preserve">некоторая система внутри чипа. </w:t>
      </w:r>
      <w:r>
        <w:rPr>
          <w:lang w:eastAsia="ru-RU"/>
        </w:rPr>
        <w:br/>
        <w:t>Эта</w:t>
      </w:r>
      <w:r w:rsidRPr="00713364">
        <w:rPr>
          <w:lang w:eastAsia="ru-RU"/>
        </w:rPr>
        <w:t xml:space="preserve"> </w:t>
      </w:r>
      <w:r>
        <w:rPr>
          <w:lang w:eastAsia="ru-RU"/>
        </w:rPr>
        <w:t>система</w:t>
      </w:r>
      <w:r w:rsidRPr="00713364">
        <w:rPr>
          <w:lang w:eastAsia="ru-RU"/>
        </w:rPr>
        <w:t xml:space="preserve"> </w:t>
      </w:r>
      <w:r>
        <w:rPr>
          <w:lang w:eastAsia="ru-RU"/>
        </w:rPr>
        <w:t>лежит</w:t>
      </w:r>
      <w:r w:rsidRPr="00713364">
        <w:rPr>
          <w:lang w:eastAsia="ru-RU"/>
        </w:rPr>
        <w:t xml:space="preserve"> </w:t>
      </w:r>
      <w:r>
        <w:rPr>
          <w:lang w:eastAsia="ru-RU"/>
        </w:rPr>
        <w:t>в</w:t>
      </w:r>
      <w:r w:rsidRPr="00713364">
        <w:rPr>
          <w:lang w:eastAsia="ru-RU"/>
        </w:rPr>
        <w:t xml:space="preserve"> </w:t>
      </w:r>
      <w:r>
        <w:rPr>
          <w:lang w:eastAsia="ru-RU"/>
        </w:rPr>
        <w:t>диапазоне</w:t>
      </w:r>
      <w:r w:rsidRPr="00713364">
        <w:rPr>
          <w:lang w:eastAsia="ru-RU"/>
        </w:rPr>
        <w:t xml:space="preserve"> </w:t>
      </w:r>
      <w:r>
        <w:rPr>
          <w:lang w:eastAsia="ru-RU"/>
        </w:rPr>
        <w:t>от</w:t>
      </w:r>
      <w:r w:rsidRPr="00713364">
        <w:rPr>
          <w:lang w:eastAsia="ru-RU"/>
        </w:rPr>
        <w:t xml:space="preserve"> 8-</w:t>
      </w:r>
      <w:r>
        <w:rPr>
          <w:lang w:eastAsia="ru-RU"/>
        </w:rPr>
        <w:t>битного</w:t>
      </w:r>
      <w:r w:rsidRPr="00713364">
        <w:rPr>
          <w:lang w:eastAsia="ru-RU"/>
        </w:rPr>
        <w:t xml:space="preserve"> </w:t>
      </w:r>
      <w:r>
        <w:rPr>
          <w:lang w:eastAsia="ru-RU"/>
        </w:rPr>
        <w:t>ЦП</w:t>
      </w:r>
      <w:r w:rsidRPr="00713364">
        <w:rPr>
          <w:lang w:eastAsia="ru-RU"/>
        </w:rPr>
        <w:t xml:space="preserve"> </w:t>
      </w:r>
      <w:r>
        <w:rPr>
          <w:lang w:eastAsia="ru-RU"/>
        </w:rPr>
        <w:t>с</w:t>
      </w:r>
      <w:r w:rsidRPr="00713364">
        <w:rPr>
          <w:lang w:eastAsia="ru-RU"/>
        </w:rPr>
        <w:t xml:space="preserve"> </w:t>
      </w:r>
      <w:r>
        <w:rPr>
          <w:lang w:eastAsia="ru-RU"/>
        </w:rPr>
        <w:t>набором</w:t>
      </w:r>
      <w:r w:rsidRPr="00713364">
        <w:rPr>
          <w:lang w:eastAsia="ru-RU"/>
        </w:rPr>
        <w:t xml:space="preserve"> </w:t>
      </w:r>
      <w:r>
        <w:rPr>
          <w:lang w:eastAsia="ru-RU"/>
        </w:rPr>
        <w:t>операционных</w:t>
      </w:r>
      <w:r w:rsidRPr="00713364">
        <w:rPr>
          <w:lang w:eastAsia="ru-RU"/>
        </w:rPr>
        <w:t xml:space="preserve"> </w:t>
      </w:r>
      <w:r>
        <w:rPr>
          <w:lang w:eastAsia="ru-RU"/>
        </w:rPr>
        <w:t>модулей</w:t>
      </w:r>
      <w:r w:rsidRPr="00713364">
        <w:rPr>
          <w:lang w:eastAsia="ru-RU"/>
        </w:rPr>
        <w:t xml:space="preserve">, </w:t>
      </w:r>
      <w:r>
        <w:rPr>
          <w:lang w:eastAsia="ru-RU"/>
        </w:rPr>
        <w:t>соединенных</w:t>
      </w:r>
      <w:r w:rsidRPr="00713364">
        <w:rPr>
          <w:lang w:eastAsia="ru-RU"/>
        </w:rPr>
        <w:t xml:space="preserve"> </w:t>
      </w:r>
      <w:r>
        <w:rPr>
          <w:lang w:eastAsia="ru-RU"/>
        </w:rPr>
        <w:t>простой</w:t>
      </w:r>
      <w:r w:rsidRPr="00713364">
        <w:rPr>
          <w:lang w:eastAsia="ru-RU"/>
        </w:rPr>
        <w:t xml:space="preserve"> </w:t>
      </w:r>
      <w:r>
        <w:rPr>
          <w:lang w:eastAsia="ru-RU"/>
        </w:rPr>
        <w:t>шиной</w:t>
      </w:r>
      <w:r w:rsidRPr="00713364">
        <w:rPr>
          <w:lang w:eastAsia="ru-RU"/>
        </w:rPr>
        <w:t xml:space="preserve">, </w:t>
      </w:r>
      <w:r>
        <w:rPr>
          <w:lang w:eastAsia="ru-RU"/>
        </w:rPr>
        <w:t>до</w:t>
      </w:r>
      <w:r w:rsidRPr="00713364">
        <w:rPr>
          <w:lang w:eastAsia="ru-RU"/>
        </w:rPr>
        <w:t xml:space="preserve"> </w:t>
      </w:r>
      <w:r>
        <w:rPr>
          <w:lang w:eastAsia="ru-RU"/>
        </w:rPr>
        <w:t>высокопроизводительных</w:t>
      </w:r>
      <w:r w:rsidRPr="00713364">
        <w:rPr>
          <w:lang w:eastAsia="ru-RU"/>
        </w:rPr>
        <w:t xml:space="preserve"> </w:t>
      </w:r>
      <w:r>
        <w:rPr>
          <w:lang w:eastAsia="ru-RU"/>
        </w:rPr>
        <w:t>ядер</w:t>
      </w:r>
      <w:r w:rsidRPr="00713364">
        <w:rPr>
          <w:lang w:eastAsia="ru-RU"/>
        </w:rPr>
        <w:t xml:space="preserve"> </w:t>
      </w:r>
      <w:r>
        <w:rPr>
          <w:lang w:eastAsia="ru-RU"/>
        </w:rPr>
        <w:t>с</w:t>
      </w:r>
      <w:r w:rsidRPr="00713364">
        <w:rPr>
          <w:lang w:eastAsia="ru-RU"/>
        </w:rPr>
        <w:t xml:space="preserve"> </w:t>
      </w:r>
      <w:r>
        <w:rPr>
          <w:lang w:eastAsia="ru-RU"/>
        </w:rPr>
        <w:t>кэшем</w:t>
      </w:r>
      <w:r w:rsidRPr="00713364">
        <w:rPr>
          <w:lang w:eastAsia="ru-RU"/>
        </w:rPr>
        <w:t xml:space="preserve">, </w:t>
      </w:r>
      <w:r>
        <w:rPr>
          <w:lang w:eastAsia="ru-RU"/>
        </w:rPr>
        <w:t>оперативной</w:t>
      </w:r>
      <w:r w:rsidRPr="00713364">
        <w:rPr>
          <w:lang w:eastAsia="ru-RU"/>
        </w:rPr>
        <w:t xml:space="preserve"> </w:t>
      </w:r>
      <w:r>
        <w:rPr>
          <w:lang w:eastAsia="ru-RU"/>
        </w:rPr>
        <w:t>памятью</w:t>
      </w:r>
      <w:r w:rsidRPr="00713364">
        <w:rPr>
          <w:lang w:eastAsia="ru-RU"/>
        </w:rPr>
        <w:t xml:space="preserve">, </w:t>
      </w:r>
      <w:r>
        <w:rPr>
          <w:lang w:eastAsia="ru-RU"/>
        </w:rPr>
        <w:t>и</w:t>
      </w:r>
      <w:r w:rsidRPr="00713364">
        <w:rPr>
          <w:lang w:eastAsia="ru-RU"/>
        </w:rPr>
        <w:t xml:space="preserve"> </w:t>
      </w:r>
      <w:r>
        <w:rPr>
          <w:lang w:eastAsia="ru-RU"/>
        </w:rPr>
        <w:t>даже</w:t>
      </w:r>
      <w:r w:rsidRPr="00713364">
        <w:rPr>
          <w:lang w:eastAsia="ru-RU"/>
        </w:rPr>
        <w:t xml:space="preserve"> </w:t>
      </w:r>
      <w:r>
        <w:rPr>
          <w:lang w:eastAsia="ru-RU"/>
        </w:rPr>
        <w:t xml:space="preserve">с графическим ускорителем, все на одном ядре. </w:t>
      </w:r>
    </w:p>
    <w:p w14:paraId="39EEBD69" w14:textId="77777777" w:rsidR="00112820" w:rsidRPr="007C35CD" w:rsidRDefault="00CD2E3D" w:rsidP="00112820">
      <w:pPr>
        <w:pStyle w:val="Heading2"/>
      </w:pPr>
      <w:bookmarkStart w:id="6" w:name="_Toc151298746"/>
      <w:r>
        <w:t>Микроконтроллеры</w:t>
      </w:r>
      <w:r w:rsidRPr="007C35CD">
        <w:t>(</w:t>
      </w:r>
      <w:r>
        <w:rPr>
          <w:lang w:val="en-US"/>
        </w:rPr>
        <w:t>MCUs</w:t>
      </w:r>
      <w:r w:rsidRPr="007C35CD">
        <w:t>)</w:t>
      </w:r>
      <w:bookmarkEnd w:id="6"/>
    </w:p>
    <w:p w14:paraId="16E54AFA" w14:textId="77777777" w:rsidR="00112820" w:rsidRPr="007C35CD" w:rsidRDefault="00CD2E3D" w:rsidP="00112820">
      <w:pPr>
        <w:rPr>
          <w:lang w:eastAsia="ru-RU"/>
        </w:rPr>
      </w:pPr>
      <w:r>
        <w:rPr>
          <w:lang w:eastAsia="ru-RU"/>
        </w:rPr>
        <w:t>Первый</w:t>
      </w:r>
      <w:r w:rsidRPr="00CD2E3D">
        <w:rPr>
          <w:lang w:eastAsia="ru-RU"/>
        </w:rPr>
        <w:t xml:space="preserve"> </w:t>
      </w:r>
      <w:r>
        <w:rPr>
          <w:lang w:eastAsia="ru-RU"/>
        </w:rPr>
        <w:t>упомянутый</w:t>
      </w:r>
      <w:r w:rsidRPr="00CD2E3D">
        <w:rPr>
          <w:lang w:eastAsia="ru-RU"/>
        </w:rPr>
        <w:t xml:space="preserve"> </w:t>
      </w:r>
      <w:r>
        <w:rPr>
          <w:lang w:eastAsia="ru-RU"/>
        </w:rPr>
        <w:t>тип</w:t>
      </w:r>
      <w:r w:rsidRPr="00CD2E3D">
        <w:rPr>
          <w:lang w:eastAsia="ru-RU"/>
        </w:rPr>
        <w:t xml:space="preserve"> </w:t>
      </w:r>
      <w:proofErr w:type="spellStart"/>
      <w:r w:rsidRPr="00CD2E3D">
        <w:rPr>
          <w:lang w:eastAsia="ru-RU"/>
        </w:rPr>
        <w:t>Сн</w:t>
      </w:r>
      <w:r>
        <w:rPr>
          <w:lang w:eastAsia="ru-RU"/>
        </w:rPr>
        <w:t>К</w:t>
      </w:r>
      <w:proofErr w:type="spellEnd"/>
      <w:r w:rsidRPr="00CD2E3D">
        <w:rPr>
          <w:lang w:eastAsia="ru-RU"/>
        </w:rPr>
        <w:t xml:space="preserve"> (</w:t>
      </w:r>
      <w:r>
        <w:rPr>
          <w:lang w:eastAsia="ru-RU"/>
        </w:rPr>
        <w:t>с</w:t>
      </w:r>
      <w:r w:rsidRPr="00CD2E3D">
        <w:rPr>
          <w:lang w:eastAsia="ru-RU"/>
        </w:rPr>
        <w:t xml:space="preserve"> </w:t>
      </w:r>
      <w:r>
        <w:rPr>
          <w:lang w:eastAsia="ru-RU"/>
        </w:rPr>
        <w:t>бюджетными</w:t>
      </w:r>
      <w:r w:rsidRPr="00CD2E3D">
        <w:rPr>
          <w:lang w:eastAsia="ru-RU"/>
        </w:rPr>
        <w:t xml:space="preserve"> </w:t>
      </w:r>
      <w:r>
        <w:rPr>
          <w:lang w:eastAsia="ru-RU"/>
        </w:rPr>
        <w:t>процессорами</w:t>
      </w:r>
      <w:r w:rsidR="00112820" w:rsidRPr="00CD2E3D">
        <w:rPr>
          <w:lang w:eastAsia="ru-RU"/>
        </w:rPr>
        <w:t xml:space="preserve">), </w:t>
      </w:r>
      <w:r>
        <w:rPr>
          <w:lang w:eastAsia="ru-RU"/>
        </w:rPr>
        <w:t>часто</w:t>
      </w:r>
      <w:r w:rsidRPr="00CD2E3D">
        <w:rPr>
          <w:lang w:eastAsia="ru-RU"/>
        </w:rPr>
        <w:t xml:space="preserve"> </w:t>
      </w:r>
      <w:r>
        <w:rPr>
          <w:lang w:eastAsia="ru-RU"/>
        </w:rPr>
        <w:t>называемые</w:t>
      </w:r>
      <w:r w:rsidRPr="00CD2E3D">
        <w:rPr>
          <w:lang w:eastAsia="ru-RU"/>
        </w:rPr>
        <w:t xml:space="preserve"> </w:t>
      </w:r>
      <w:r>
        <w:rPr>
          <w:lang w:eastAsia="ru-RU"/>
        </w:rPr>
        <w:t>микроконтроллерами</w:t>
      </w:r>
      <w:r w:rsidR="00112820" w:rsidRPr="00CD2E3D">
        <w:rPr>
          <w:lang w:eastAsia="ru-RU"/>
        </w:rPr>
        <w:t>(</w:t>
      </w:r>
      <w:r w:rsidR="00112820" w:rsidRPr="00112820">
        <w:rPr>
          <w:lang w:val="en-US" w:eastAsia="ru-RU"/>
        </w:rPr>
        <w:t>MCUs</w:t>
      </w:r>
      <w:r w:rsidR="00112820" w:rsidRPr="00CD2E3D">
        <w:rPr>
          <w:lang w:eastAsia="ru-RU"/>
        </w:rPr>
        <w:t>).</w:t>
      </w:r>
      <w:r w:rsidRPr="00CD2E3D">
        <w:t xml:space="preserve"> </w:t>
      </w:r>
      <w:r w:rsidRPr="00CD2E3D">
        <w:rPr>
          <w:lang w:eastAsia="ru-RU"/>
        </w:rPr>
        <w:t xml:space="preserve">Обычно они имеют скромный центральный процессор с внутренней шиной для реализации схемы с отображением в память для доступа к ряду оперативных модулей ввода-вывода, таких как ввод/вывод общего назначения (GPIO), аналого-цифровые преобразователи (АЦП), цифроаналоговые преобразователи (ЦАП), таймеры (для ШИМ), последовательный </w:t>
      </w:r>
      <w:r>
        <w:rPr>
          <w:lang w:eastAsia="ru-RU"/>
        </w:rPr>
        <w:t xml:space="preserve">порты (USART, I2C, SPI, USB), если упоминать лишь </w:t>
      </w:r>
      <w:r w:rsidRPr="00CD2E3D">
        <w:rPr>
          <w:lang w:eastAsia="ru-RU"/>
        </w:rPr>
        <w:t>некоторые из них.</w:t>
      </w:r>
      <w:r w:rsidR="00112820" w:rsidRPr="00CD2E3D">
        <w:rPr>
          <w:lang w:eastAsia="ru-RU"/>
        </w:rPr>
        <w:t xml:space="preserve"> </w:t>
      </w:r>
    </w:p>
    <w:p w14:paraId="757A0686" w14:textId="6539190D" w:rsidR="00683712" w:rsidRDefault="00683712" w:rsidP="00112820">
      <w:pPr>
        <w:rPr>
          <w:lang w:eastAsia="ru-RU"/>
        </w:rPr>
      </w:pPr>
      <w:r w:rsidRPr="00683712">
        <w:rPr>
          <w:lang w:eastAsia="ru-RU"/>
        </w:rPr>
        <w:t xml:space="preserve">Схема отображения памяти для </w:t>
      </w:r>
      <w:r w:rsidRPr="00683712">
        <w:rPr>
          <w:lang w:val="en-US" w:eastAsia="ru-RU"/>
        </w:rPr>
        <w:t>GPIO</w:t>
      </w:r>
      <w:r w:rsidRPr="00683712">
        <w:rPr>
          <w:lang w:eastAsia="ru-RU"/>
        </w:rPr>
        <w:t xml:space="preserve"> означает, что модули ввода-вывода (АЦП, </w:t>
      </w:r>
      <w:r w:rsidRPr="00683712">
        <w:rPr>
          <w:lang w:val="en-US" w:eastAsia="ru-RU"/>
        </w:rPr>
        <w:t>SPI</w:t>
      </w:r>
      <w:r w:rsidRPr="00683712">
        <w:rPr>
          <w:lang w:eastAsia="ru-RU"/>
        </w:rPr>
        <w:t xml:space="preserve"> и т.д.) имеют регистры состояния и управления, которые имеют адрес памяти в адресном пространстве микроконтроллера.</w:t>
      </w:r>
      <w:r>
        <w:rPr>
          <w:lang w:eastAsia="ru-RU"/>
        </w:rPr>
        <w:t xml:space="preserve"> </w:t>
      </w:r>
      <w:r w:rsidRPr="00683712">
        <w:rPr>
          <w:lang w:eastAsia="ru-RU"/>
        </w:rPr>
        <w:t>Технически</w:t>
      </w:r>
      <w:r w:rsidR="00686DDA">
        <w:rPr>
          <w:lang w:eastAsia="ru-RU"/>
        </w:rPr>
        <w:t>,</w:t>
      </w:r>
      <w:r w:rsidRPr="00683712">
        <w:rPr>
          <w:lang w:eastAsia="ru-RU"/>
        </w:rPr>
        <w:t xml:space="preserve"> они подключены к архитектуре внутренней шины. Взаимодействие с устройствами ввода-вывода осуществляется через их регистры состояния и управления, которые действуют как почтовые ящики для обмена сообщениями между центральным процессором и устройствами ввода-вывода.</w:t>
      </w:r>
      <w:r>
        <w:rPr>
          <w:lang w:eastAsia="ru-RU"/>
        </w:rPr>
        <w:t xml:space="preserve"> </w:t>
      </w:r>
      <w:r w:rsidRPr="00683712">
        <w:rPr>
          <w:lang w:eastAsia="ru-RU"/>
        </w:rPr>
        <w:t xml:space="preserve">Например, чтобы начать аналого-цифровое преобразование, вы можете записать логическую единицу в определенный бит в регистр состояния и управления АЦП, который имеет свой собственный адрес памяти. Аналогично, чтобы считать последний байт, который был получен последовательным портом, нужно считать регистр входных данных для этого последовательного порта, который также имеет фиксированный адрес памяти. Обычно в этой архитектуре шины также имеется несколько устройств памяти: флэш-память для хранения программ и констант и память </w:t>
      </w:r>
      <w:r w:rsidRPr="00683712">
        <w:rPr>
          <w:lang w:val="en-US" w:eastAsia="ru-RU"/>
        </w:rPr>
        <w:t>SRAM</w:t>
      </w:r>
      <w:r w:rsidRPr="00683712">
        <w:rPr>
          <w:lang w:eastAsia="ru-RU"/>
        </w:rPr>
        <w:t xml:space="preserve"> для переменных.</w:t>
      </w:r>
    </w:p>
    <w:p w14:paraId="65593B3D" w14:textId="77777777" w:rsidR="00683712" w:rsidRDefault="00683712" w:rsidP="00112820">
      <w:pPr>
        <w:rPr>
          <w:lang w:eastAsia="ru-RU"/>
        </w:rPr>
      </w:pPr>
      <w:r w:rsidRPr="00683712">
        <w:rPr>
          <w:lang w:eastAsia="ru-RU"/>
        </w:rPr>
        <w:lastRenderedPageBreak/>
        <w:t>Цель состоит в том, чтобы создать простые приложения для цифрового управления. Эти приложения могут быть простыми (без операционной системы), или они могут использовать скромную операционную систему реального времени (</w:t>
      </w:r>
      <w:r w:rsidRPr="00683712">
        <w:rPr>
          <w:lang w:val="en-US" w:eastAsia="ru-RU"/>
        </w:rPr>
        <w:t>RTOS</w:t>
      </w:r>
      <w:r w:rsidRPr="00683712">
        <w:rPr>
          <w:lang w:eastAsia="ru-RU"/>
        </w:rPr>
        <w:t>), которая обычно представляет собой просто многопоточный планировщик с драйверами ввода-вывода.</w:t>
      </w:r>
    </w:p>
    <w:p w14:paraId="2B42770B" w14:textId="77777777" w:rsidR="00683712" w:rsidRDefault="00683712" w:rsidP="00112820">
      <w:pPr>
        <w:rPr>
          <w:lang w:eastAsia="ru-RU"/>
        </w:rPr>
      </w:pPr>
      <w:r w:rsidRPr="00683712">
        <w:rPr>
          <w:lang w:eastAsia="ru-RU"/>
        </w:rPr>
        <w:t xml:space="preserve">Существует множество хорошо известных семейств </w:t>
      </w:r>
      <w:r w:rsidRPr="00683712">
        <w:rPr>
          <w:lang w:val="en-US" w:eastAsia="ru-RU"/>
        </w:rPr>
        <w:t>MCU</w:t>
      </w:r>
      <w:r w:rsidRPr="00683712">
        <w:rPr>
          <w:lang w:eastAsia="ru-RU"/>
        </w:rPr>
        <w:t>, и вы можете узнать некоторые из следующих:</w:t>
      </w:r>
    </w:p>
    <w:p w14:paraId="2FDD9958" w14:textId="77777777" w:rsidR="00112820" w:rsidRPr="00683712" w:rsidRDefault="00683712" w:rsidP="00112820">
      <w:pPr>
        <w:rPr>
          <w:lang w:eastAsia="ru-RU"/>
        </w:rPr>
      </w:pPr>
      <w:r w:rsidRPr="00683712">
        <w:rPr>
          <w:lang w:eastAsia="ru-RU"/>
        </w:rPr>
        <w:t>Семейство</w:t>
      </w:r>
      <w:r w:rsidR="00112820" w:rsidRPr="00683712">
        <w:rPr>
          <w:lang w:eastAsia="ru-RU"/>
        </w:rPr>
        <w:t xml:space="preserve"> </w:t>
      </w:r>
      <w:proofErr w:type="spellStart"/>
      <w:r w:rsidR="00112820" w:rsidRPr="00112820">
        <w:rPr>
          <w:lang w:val="en-US" w:eastAsia="ru-RU"/>
        </w:rPr>
        <w:t>ATmega</w:t>
      </w:r>
      <w:proofErr w:type="spellEnd"/>
      <w:r>
        <w:rPr>
          <w:lang w:eastAsia="ru-RU"/>
        </w:rPr>
        <w:t xml:space="preserve"> от</w:t>
      </w:r>
      <w:r w:rsidR="00112820" w:rsidRPr="00683712">
        <w:rPr>
          <w:lang w:eastAsia="ru-RU"/>
        </w:rPr>
        <w:t xml:space="preserve"> </w:t>
      </w:r>
      <w:r w:rsidR="00112820" w:rsidRPr="00112820">
        <w:rPr>
          <w:lang w:val="en-US" w:eastAsia="ru-RU"/>
        </w:rPr>
        <w:t>Atmel</w:t>
      </w:r>
      <w:r w:rsidR="00112820" w:rsidRPr="00683712">
        <w:rPr>
          <w:lang w:eastAsia="ru-RU"/>
        </w:rPr>
        <w:t xml:space="preserve">. </w:t>
      </w:r>
      <w:r>
        <w:rPr>
          <w:lang w:eastAsia="ru-RU"/>
        </w:rPr>
        <w:t>Их можно узнать по</w:t>
      </w:r>
      <w:r w:rsidR="00112820" w:rsidRPr="00683712">
        <w:rPr>
          <w:lang w:eastAsia="ru-RU"/>
        </w:rPr>
        <w:t xml:space="preserve"> </w:t>
      </w:r>
      <w:r w:rsidR="00112820" w:rsidRPr="00112820">
        <w:rPr>
          <w:lang w:val="en-US" w:eastAsia="ru-RU"/>
        </w:rPr>
        <w:t>Arduino</w:t>
      </w:r>
      <w:r w:rsidR="00112820" w:rsidRPr="00683712">
        <w:rPr>
          <w:lang w:eastAsia="ru-RU"/>
        </w:rPr>
        <w:t xml:space="preserve"> </w:t>
      </w:r>
      <w:r w:rsidR="00112820" w:rsidRPr="00112820">
        <w:rPr>
          <w:lang w:val="en-US" w:eastAsia="ru-RU"/>
        </w:rPr>
        <w:t>UNO</w:t>
      </w:r>
      <w:r w:rsidR="00112820" w:rsidRPr="00683712">
        <w:rPr>
          <w:lang w:eastAsia="ru-RU"/>
        </w:rPr>
        <w:t>.</w:t>
      </w:r>
    </w:p>
    <w:p w14:paraId="63508F39" w14:textId="77777777" w:rsidR="00112820" w:rsidRPr="00683712" w:rsidRDefault="00683712" w:rsidP="00112820">
      <w:pPr>
        <w:rPr>
          <w:lang w:eastAsia="ru-RU"/>
        </w:rPr>
      </w:pPr>
      <w:r>
        <w:rPr>
          <w:lang w:eastAsia="ru-RU"/>
        </w:rPr>
        <w:t>Семейство</w:t>
      </w:r>
      <w:r w:rsidRPr="00683712">
        <w:rPr>
          <w:lang w:val="en-US" w:eastAsia="ru-RU"/>
        </w:rPr>
        <w:t xml:space="preserve"> </w:t>
      </w:r>
      <w:r>
        <w:rPr>
          <w:lang w:val="en-US" w:eastAsia="ru-RU"/>
        </w:rPr>
        <w:t>s08</w:t>
      </w:r>
      <w:r w:rsidR="00112820" w:rsidRPr="00112820">
        <w:rPr>
          <w:lang w:val="en-US" w:eastAsia="ru-RU"/>
        </w:rPr>
        <w:t xml:space="preserve"> </w:t>
      </w:r>
      <w:r>
        <w:rPr>
          <w:lang w:eastAsia="ru-RU"/>
        </w:rPr>
        <w:t>от</w:t>
      </w:r>
      <w:r w:rsidRPr="00683712">
        <w:rPr>
          <w:lang w:val="en-US" w:eastAsia="ru-RU"/>
        </w:rPr>
        <w:t xml:space="preserve"> </w:t>
      </w:r>
      <w:r w:rsidR="00112820" w:rsidRPr="00112820">
        <w:rPr>
          <w:lang w:val="en-US" w:eastAsia="ru-RU"/>
        </w:rPr>
        <w:t xml:space="preserve">NXP Semiconductors. </w:t>
      </w:r>
      <w:r>
        <w:rPr>
          <w:lang w:eastAsia="ru-RU"/>
        </w:rPr>
        <w:t>Популярны в бытовой технике.</w:t>
      </w:r>
    </w:p>
    <w:p w14:paraId="249357C6" w14:textId="77777777" w:rsidR="00112820" w:rsidRPr="00683712" w:rsidRDefault="00683712" w:rsidP="00112820">
      <w:pPr>
        <w:rPr>
          <w:lang w:eastAsia="ru-RU"/>
        </w:rPr>
      </w:pPr>
      <w:r>
        <w:rPr>
          <w:lang w:eastAsia="ru-RU"/>
        </w:rPr>
        <w:t>Семейство</w:t>
      </w:r>
      <w:r w:rsidR="00112820" w:rsidRPr="00683712">
        <w:rPr>
          <w:lang w:eastAsia="ru-RU"/>
        </w:rPr>
        <w:t xml:space="preserve"> </w:t>
      </w:r>
      <w:proofErr w:type="spellStart"/>
      <w:r w:rsidR="00112820" w:rsidRPr="00112820">
        <w:rPr>
          <w:lang w:val="en-US" w:eastAsia="ru-RU"/>
        </w:rPr>
        <w:t>Kinetis</w:t>
      </w:r>
      <w:proofErr w:type="spellEnd"/>
      <w:r w:rsidRPr="00683712">
        <w:rPr>
          <w:lang w:eastAsia="ru-RU"/>
        </w:rPr>
        <w:t xml:space="preserve"> от</w:t>
      </w:r>
      <w:r w:rsidR="00112820" w:rsidRPr="00683712">
        <w:rPr>
          <w:lang w:eastAsia="ru-RU"/>
        </w:rPr>
        <w:t xml:space="preserve"> </w:t>
      </w:r>
      <w:r w:rsidR="00112820" w:rsidRPr="00112820">
        <w:rPr>
          <w:lang w:val="en-US" w:eastAsia="ru-RU"/>
        </w:rPr>
        <w:t>NXP</w:t>
      </w:r>
      <w:r w:rsidR="00112820" w:rsidRPr="00683712">
        <w:rPr>
          <w:lang w:eastAsia="ru-RU"/>
        </w:rPr>
        <w:t xml:space="preserve"> </w:t>
      </w:r>
      <w:r w:rsidR="00112820" w:rsidRPr="00112820">
        <w:rPr>
          <w:lang w:val="en-US" w:eastAsia="ru-RU"/>
        </w:rPr>
        <w:t>Semiconductors</w:t>
      </w:r>
      <w:r w:rsidR="00112820" w:rsidRPr="00683712">
        <w:rPr>
          <w:lang w:eastAsia="ru-RU"/>
        </w:rPr>
        <w:t xml:space="preserve">. </w:t>
      </w:r>
      <w:r w:rsidRPr="00683712">
        <w:rPr>
          <w:lang w:eastAsia="ru-RU"/>
        </w:rPr>
        <w:t xml:space="preserve">В </w:t>
      </w:r>
      <w:r w:rsidRPr="00683712">
        <w:rPr>
          <w:lang w:val="en-US" w:eastAsia="ru-RU"/>
        </w:rPr>
        <w:t>Red</w:t>
      </w:r>
      <w:r w:rsidRPr="00683712">
        <w:rPr>
          <w:lang w:eastAsia="ru-RU"/>
        </w:rPr>
        <w:t>-</w:t>
      </w:r>
      <w:r w:rsidRPr="00683712">
        <w:rPr>
          <w:lang w:val="en-US" w:eastAsia="ru-RU"/>
        </w:rPr>
        <w:t>V</w:t>
      </w:r>
      <w:r w:rsidRPr="00683712">
        <w:rPr>
          <w:lang w:eastAsia="ru-RU"/>
        </w:rPr>
        <w:t xml:space="preserve"> </w:t>
      </w:r>
      <w:r w:rsidRPr="00683712">
        <w:rPr>
          <w:lang w:val="en-US" w:eastAsia="ru-RU"/>
        </w:rPr>
        <w:t>Thing</w:t>
      </w:r>
      <w:r w:rsidRPr="00683712">
        <w:rPr>
          <w:lang w:eastAsia="ru-RU"/>
        </w:rPr>
        <w:t xml:space="preserve"> </w:t>
      </w:r>
      <w:r w:rsidRPr="00683712">
        <w:rPr>
          <w:lang w:val="en-US" w:eastAsia="ru-RU"/>
        </w:rPr>
        <w:t>Plus</w:t>
      </w:r>
      <w:r w:rsidRPr="00683712">
        <w:rPr>
          <w:lang w:eastAsia="ru-RU"/>
        </w:rPr>
        <w:t xml:space="preserve"> есть один из них для реализации интерфейса </w:t>
      </w:r>
      <w:r w:rsidRPr="00683712">
        <w:rPr>
          <w:lang w:val="en-US" w:eastAsia="ru-RU"/>
        </w:rPr>
        <w:t>USB</w:t>
      </w:r>
      <w:r w:rsidRPr="00683712">
        <w:rPr>
          <w:lang w:eastAsia="ru-RU"/>
        </w:rPr>
        <w:t xml:space="preserve"> </w:t>
      </w:r>
      <w:r w:rsidRPr="00683712">
        <w:rPr>
          <w:lang w:val="en-US" w:eastAsia="ru-RU"/>
        </w:rPr>
        <w:t>J</w:t>
      </w:r>
      <w:r w:rsidRPr="00683712">
        <w:rPr>
          <w:lang w:eastAsia="ru-RU"/>
        </w:rPr>
        <w:t>-</w:t>
      </w:r>
      <w:r w:rsidRPr="00683712">
        <w:rPr>
          <w:lang w:val="en-US" w:eastAsia="ru-RU"/>
        </w:rPr>
        <w:t>Link</w:t>
      </w:r>
      <w:r w:rsidRPr="00683712">
        <w:rPr>
          <w:lang w:eastAsia="ru-RU"/>
        </w:rPr>
        <w:t>.</w:t>
      </w:r>
    </w:p>
    <w:p w14:paraId="439B0725" w14:textId="77777777" w:rsidR="00112820" w:rsidRPr="00683712" w:rsidRDefault="00683712" w:rsidP="00112820">
      <w:pPr>
        <w:rPr>
          <w:lang w:eastAsia="ru-RU"/>
        </w:rPr>
      </w:pPr>
      <w:r>
        <w:rPr>
          <w:lang w:eastAsia="ru-RU"/>
        </w:rPr>
        <w:t>Семейство</w:t>
      </w:r>
      <w:r w:rsidRPr="00683712">
        <w:rPr>
          <w:lang w:eastAsia="ru-RU"/>
        </w:rPr>
        <w:t xml:space="preserve"> </w:t>
      </w:r>
      <w:r>
        <w:rPr>
          <w:lang w:val="en-US" w:eastAsia="ru-RU"/>
        </w:rPr>
        <w:t>STM</w:t>
      </w:r>
      <w:r w:rsidRPr="00683712">
        <w:rPr>
          <w:lang w:eastAsia="ru-RU"/>
        </w:rPr>
        <w:t xml:space="preserve">32 от </w:t>
      </w:r>
      <w:r w:rsidR="00112820" w:rsidRPr="00112820">
        <w:rPr>
          <w:lang w:val="en-US" w:eastAsia="ru-RU"/>
        </w:rPr>
        <w:t>STMicroelectronics</w:t>
      </w:r>
      <w:r w:rsidR="00112820" w:rsidRPr="00683712">
        <w:rPr>
          <w:lang w:eastAsia="ru-RU"/>
        </w:rPr>
        <w:t xml:space="preserve">. </w:t>
      </w:r>
      <w:r>
        <w:rPr>
          <w:lang w:eastAsia="ru-RU"/>
        </w:rPr>
        <w:t>Оснащены процессорами</w:t>
      </w:r>
      <w:r w:rsidR="00112820" w:rsidRPr="00683712">
        <w:rPr>
          <w:lang w:eastAsia="ru-RU"/>
        </w:rPr>
        <w:t xml:space="preserve"> </w:t>
      </w:r>
      <w:r w:rsidR="00112820" w:rsidRPr="00112820">
        <w:rPr>
          <w:lang w:val="en-US" w:eastAsia="ru-RU"/>
        </w:rPr>
        <w:t>ARM</w:t>
      </w:r>
      <w:r w:rsidR="00112820" w:rsidRPr="00683712">
        <w:rPr>
          <w:lang w:eastAsia="ru-RU"/>
        </w:rPr>
        <w:t>-</w:t>
      </w:r>
      <w:r w:rsidR="00112820" w:rsidRPr="00112820">
        <w:rPr>
          <w:lang w:val="en-US" w:eastAsia="ru-RU"/>
        </w:rPr>
        <w:t>Cortex</w:t>
      </w:r>
      <w:r w:rsidR="00112820" w:rsidRPr="00683712">
        <w:rPr>
          <w:lang w:eastAsia="ru-RU"/>
        </w:rPr>
        <w:t xml:space="preserve"> </w:t>
      </w:r>
      <w:r w:rsidR="00112820" w:rsidRPr="00112820">
        <w:rPr>
          <w:lang w:val="en-US" w:eastAsia="ru-RU"/>
        </w:rPr>
        <w:t>M</w:t>
      </w:r>
      <w:r>
        <w:rPr>
          <w:lang w:eastAsia="ru-RU"/>
        </w:rPr>
        <w:t>.</w:t>
      </w:r>
    </w:p>
    <w:p w14:paraId="2D6DE378" w14:textId="77777777" w:rsidR="00683712" w:rsidRPr="00683712" w:rsidRDefault="00683712" w:rsidP="00112820">
      <w:pPr>
        <w:rPr>
          <w:lang w:eastAsia="ru-RU"/>
        </w:rPr>
      </w:pPr>
      <w:r>
        <w:rPr>
          <w:lang w:eastAsia="ru-RU"/>
        </w:rPr>
        <w:t>Семейство</w:t>
      </w:r>
      <w:r w:rsidRPr="007C35CD">
        <w:rPr>
          <w:lang w:val="en-US" w:eastAsia="ru-RU"/>
        </w:rPr>
        <w:t xml:space="preserve"> </w:t>
      </w:r>
      <w:r w:rsidR="00112820" w:rsidRPr="00112820">
        <w:rPr>
          <w:lang w:val="en-US" w:eastAsia="ru-RU"/>
        </w:rPr>
        <w:t>MSP</w:t>
      </w:r>
      <w:r w:rsidR="00112820" w:rsidRPr="007C35CD">
        <w:rPr>
          <w:lang w:val="en-US" w:eastAsia="ru-RU"/>
        </w:rPr>
        <w:t>430</w:t>
      </w:r>
      <w:r w:rsidRPr="007C35CD">
        <w:rPr>
          <w:lang w:val="en-US" w:eastAsia="ru-RU"/>
        </w:rPr>
        <w:t xml:space="preserve"> </w:t>
      </w:r>
      <w:r>
        <w:rPr>
          <w:lang w:eastAsia="ru-RU"/>
        </w:rPr>
        <w:t>от</w:t>
      </w:r>
      <w:r w:rsidR="00112820" w:rsidRPr="007C35CD">
        <w:rPr>
          <w:lang w:val="en-US" w:eastAsia="ru-RU"/>
        </w:rPr>
        <w:t xml:space="preserve"> </w:t>
      </w:r>
      <w:r w:rsidR="00112820" w:rsidRPr="00112820">
        <w:rPr>
          <w:lang w:val="en-US" w:eastAsia="ru-RU"/>
        </w:rPr>
        <w:t>Texas</w:t>
      </w:r>
      <w:r w:rsidR="00112820" w:rsidRPr="007C35CD">
        <w:rPr>
          <w:lang w:val="en-US" w:eastAsia="ru-RU"/>
        </w:rPr>
        <w:t xml:space="preserve"> </w:t>
      </w:r>
      <w:r w:rsidR="00112820" w:rsidRPr="00112820">
        <w:rPr>
          <w:lang w:val="en-US" w:eastAsia="ru-RU"/>
        </w:rPr>
        <w:t>Instruments</w:t>
      </w:r>
      <w:r w:rsidR="00112820" w:rsidRPr="007C35CD">
        <w:rPr>
          <w:lang w:val="en-US" w:eastAsia="ru-RU"/>
        </w:rPr>
        <w:t xml:space="preserve">. </w:t>
      </w:r>
      <w:r>
        <w:rPr>
          <w:lang w:eastAsia="ru-RU"/>
        </w:rPr>
        <w:t>П</w:t>
      </w:r>
      <w:r w:rsidRPr="00683712">
        <w:rPr>
          <w:lang w:eastAsia="ru-RU"/>
        </w:rPr>
        <w:t>лат</w:t>
      </w:r>
      <w:r>
        <w:rPr>
          <w:lang w:eastAsia="ru-RU"/>
        </w:rPr>
        <w:t>ы</w:t>
      </w:r>
      <w:r w:rsidRPr="00683712">
        <w:rPr>
          <w:lang w:eastAsia="ru-RU"/>
        </w:rPr>
        <w:t xml:space="preserve"> </w:t>
      </w:r>
      <w:r w:rsidRPr="00683712">
        <w:rPr>
          <w:lang w:val="en-US" w:eastAsia="ru-RU"/>
        </w:rPr>
        <w:t>TI</w:t>
      </w:r>
      <w:r w:rsidRPr="00683712">
        <w:rPr>
          <w:lang w:eastAsia="ru-RU"/>
        </w:rPr>
        <w:t xml:space="preserve"> </w:t>
      </w:r>
      <w:proofErr w:type="spellStart"/>
      <w:r w:rsidRPr="00683712">
        <w:rPr>
          <w:lang w:val="en-US" w:eastAsia="ru-RU"/>
        </w:rPr>
        <w:t>LaunchPad</w:t>
      </w:r>
      <w:proofErr w:type="spellEnd"/>
      <w:r>
        <w:rPr>
          <w:lang w:eastAsia="ru-RU"/>
        </w:rPr>
        <w:t xml:space="preserve"> используют именно этот микроконтроллер</w:t>
      </w:r>
      <w:r w:rsidRPr="00683712">
        <w:rPr>
          <w:lang w:eastAsia="ru-RU"/>
        </w:rPr>
        <w:t>.</w:t>
      </w:r>
    </w:p>
    <w:p w14:paraId="6BBC41F1" w14:textId="456087AF" w:rsidR="00112820" w:rsidRPr="009F6785" w:rsidRDefault="00683712" w:rsidP="00112820">
      <w:pPr>
        <w:rPr>
          <w:lang w:eastAsia="ru-RU"/>
        </w:rPr>
      </w:pPr>
      <w:r>
        <w:rPr>
          <w:lang w:eastAsia="ru-RU"/>
        </w:rPr>
        <w:t>Все</w:t>
      </w:r>
      <w:r w:rsidRPr="009F6785">
        <w:rPr>
          <w:lang w:eastAsia="ru-RU"/>
        </w:rPr>
        <w:t xml:space="preserve"> </w:t>
      </w:r>
      <w:r>
        <w:rPr>
          <w:lang w:eastAsia="ru-RU"/>
        </w:rPr>
        <w:t>семейства</w:t>
      </w:r>
      <w:r w:rsidRPr="009F6785">
        <w:rPr>
          <w:lang w:eastAsia="ru-RU"/>
        </w:rPr>
        <w:t xml:space="preserve"> </w:t>
      </w:r>
      <w:r>
        <w:rPr>
          <w:lang w:val="en-US" w:eastAsia="ru-RU"/>
        </w:rPr>
        <w:t>ARM</w:t>
      </w:r>
      <w:r w:rsidRPr="009F6785">
        <w:rPr>
          <w:lang w:eastAsia="ru-RU"/>
        </w:rPr>
        <w:t xml:space="preserve"> </w:t>
      </w:r>
      <w:r>
        <w:rPr>
          <w:lang w:val="en-US" w:eastAsia="ru-RU"/>
        </w:rPr>
        <w:t>Cortex</w:t>
      </w:r>
      <w:r w:rsidRPr="009F6785">
        <w:rPr>
          <w:lang w:eastAsia="ru-RU"/>
        </w:rPr>
        <w:t xml:space="preserve"> </w:t>
      </w:r>
      <w:r>
        <w:rPr>
          <w:lang w:val="en-US" w:eastAsia="ru-RU"/>
        </w:rPr>
        <w:t>M</w:t>
      </w:r>
      <w:r w:rsidRPr="009F6785">
        <w:rPr>
          <w:lang w:eastAsia="ru-RU"/>
        </w:rPr>
        <w:t xml:space="preserve">0+, </w:t>
      </w:r>
      <w:r>
        <w:rPr>
          <w:lang w:val="en-US" w:eastAsia="ru-RU"/>
        </w:rPr>
        <w:t>M</w:t>
      </w:r>
      <w:r w:rsidRPr="009F6785">
        <w:rPr>
          <w:lang w:eastAsia="ru-RU"/>
        </w:rPr>
        <w:t>3</w:t>
      </w:r>
      <w:r w:rsidR="00112820" w:rsidRPr="009F6785">
        <w:rPr>
          <w:lang w:eastAsia="ru-RU"/>
        </w:rPr>
        <w:t xml:space="preserve"> </w:t>
      </w:r>
      <w:r>
        <w:rPr>
          <w:lang w:eastAsia="ru-RU"/>
        </w:rPr>
        <w:t>и</w:t>
      </w:r>
      <w:r w:rsidR="00112820" w:rsidRPr="009F6785">
        <w:rPr>
          <w:lang w:eastAsia="ru-RU"/>
        </w:rPr>
        <w:t xml:space="preserve"> </w:t>
      </w:r>
      <w:r w:rsidR="00112820" w:rsidRPr="00112820">
        <w:rPr>
          <w:lang w:val="en-US" w:eastAsia="ru-RU"/>
        </w:rPr>
        <w:t>M</w:t>
      </w:r>
      <w:r w:rsidR="00112820" w:rsidRPr="009F6785">
        <w:rPr>
          <w:lang w:eastAsia="ru-RU"/>
        </w:rPr>
        <w:t xml:space="preserve">4, </w:t>
      </w:r>
      <w:r w:rsidR="006B4068">
        <w:rPr>
          <w:lang w:eastAsia="ru-RU"/>
        </w:rPr>
        <w:t xml:space="preserve">создаются </w:t>
      </w:r>
      <w:r w:rsidR="009F6785">
        <w:rPr>
          <w:lang w:eastAsia="ru-RU"/>
        </w:rPr>
        <w:t>всеми вышеперечисленными</w:t>
      </w:r>
      <w:r w:rsidR="00112820" w:rsidRPr="009F6785">
        <w:rPr>
          <w:lang w:eastAsia="ru-RU"/>
        </w:rPr>
        <w:t>.</w:t>
      </w:r>
    </w:p>
    <w:p w14:paraId="303AA21A" w14:textId="23422635" w:rsidR="00112820" w:rsidRPr="009F6785" w:rsidRDefault="00686DDA" w:rsidP="00112820">
      <w:pPr>
        <w:rPr>
          <w:lang w:eastAsia="ru-RU"/>
        </w:rPr>
      </w:pPr>
      <w:r>
        <w:rPr>
          <w:lang w:eastAsia="ru-RU"/>
        </w:rPr>
        <w:t>Отдельного</w:t>
      </w:r>
      <w:r w:rsidRPr="009F6785">
        <w:rPr>
          <w:lang w:eastAsia="ru-RU"/>
        </w:rPr>
        <w:t xml:space="preserve"> </w:t>
      </w:r>
      <w:r w:rsidR="009F6785" w:rsidRPr="009F6785">
        <w:rPr>
          <w:lang w:eastAsia="ru-RU"/>
        </w:rPr>
        <w:t xml:space="preserve">упоминания заслуживает семейство </w:t>
      </w:r>
      <w:r w:rsidR="009F6785" w:rsidRPr="009F6785">
        <w:rPr>
          <w:lang w:val="en-US" w:eastAsia="ru-RU"/>
        </w:rPr>
        <w:t>GD</w:t>
      </w:r>
      <w:r w:rsidR="009F6785" w:rsidRPr="009F6785">
        <w:rPr>
          <w:lang w:eastAsia="ru-RU"/>
        </w:rPr>
        <w:t>32</w:t>
      </w:r>
      <w:r w:rsidR="009F6785" w:rsidRPr="009F6785">
        <w:rPr>
          <w:lang w:val="en-US" w:eastAsia="ru-RU"/>
        </w:rPr>
        <w:t>V</w:t>
      </w:r>
      <w:r w:rsidR="009F6785" w:rsidRPr="009F6785">
        <w:rPr>
          <w:lang w:eastAsia="ru-RU"/>
        </w:rPr>
        <w:t xml:space="preserve"> от </w:t>
      </w:r>
      <w:proofErr w:type="spellStart"/>
      <w:r w:rsidR="009F6785" w:rsidRPr="009F6785">
        <w:rPr>
          <w:lang w:val="en-US" w:eastAsia="ru-RU"/>
        </w:rPr>
        <w:t>GigaDevice</w:t>
      </w:r>
      <w:proofErr w:type="spellEnd"/>
      <w:r w:rsidR="009F6785" w:rsidRPr="009F6785">
        <w:rPr>
          <w:lang w:eastAsia="ru-RU"/>
        </w:rPr>
        <w:t xml:space="preserve">. Этот микроконтроллер представлен на одной из первых микроконтроллерных плат </w:t>
      </w:r>
      <w:r w:rsidR="009F6785" w:rsidRPr="009F6785">
        <w:rPr>
          <w:lang w:val="en-US" w:eastAsia="ru-RU"/>
        </w:rPr>
        <w:t>RISC</w:t>
      </w:r>
      <w:r w:rsidR="009F6785" w:rsidRPr="009F6785">
        <w:rPr>
          <w:lang w:eastAsia="ru-RU"/>
        </w:rPr>
        <w:t>-</w:t>
      </w:r>
      <w:r w:rsidR="009F6785" w:rsidRPr="009F6785">
        <w:rPr>
          <w:lang w:val="en-US" w:eastAsia="ru-RU"/>
        </w:rPr>
        <w:t>V</w:t>
      </w:r>
      <w:r w:rsidR="009F6785" w:rsidRPr="009F6785">
        <w:rPr>
          <w:lang w:eastAsia="ru-RU"/>
        </w:rPr>
        <w:t xml:space="preserve">, плате разработки </w:t>
      </w:r>
      <w:r w:rsidR="009F6785" w:rsidRPr="009F6785">
        <w:rPr>
          <w:lang w:val="en-US" w:eastAsia="ru-RU"/>
        </w:rPr>
        <w:t>GD</w:t>
      </w:r>
      <w:r w:rsidR="009F6785" w:rsidRPr="009F6785">
        <w:rPr>
          <w:lang w:eastAsia="ru-RU"/>
        </w:rPr>
        <w:t xml:space="preserve">32 </w:t>
      </w:r>
      <w:r w:rsidR="009F6785" w:rsidRPr="009F6785">
        <w:rPr>
          <w:lang w:val="en-US" w:eastAsia="ru-RU"/>
        </w:rPr>
        <w:t>RISC</w:t>
      </w:r>
      <w:r w:rsidR="009F6785" w:rsidRPr="009F6785">
        <w:rPr>
          <w:lang w:eastAsia="ru-RU"/>
        </w:rPr>
        <w:t>-</w:t>
      </w:r>
      <w:r w:rsidR="009F6785" w:rsidRPr="009F6785">
        <w:rPr>
          <w:lang w:val="en-US" w:eastAsia="ru-RU"/>
        </w:rPr>
        <w:t>V</w:t>
      </w:r>
      <w:r w:rsidR="009F6785" w:rsidRPr="009F6785">
        <w:rPr>
          <w:lang w:eastAsia="ru-RU"/>
        </w:rPr>
        <w:t xml:space="preserve"> от </w:t>
      </w:r>
      <w:proofErr w:type="spellStart"/>
      <w:r w:rsidR="009F6785" w:rsidRPr="009F6785">
        <w:rPr>
          <w:lang w:val="en-US" w:eastAsia="ru-RU"/>
        </w:rPr>
        <w:t>SeeedStudio</w:t>
      </w:r>
      <w:proofErr w:type="spellEnd"/>
      <w:r w:rsidR="009F6785" w:rsidRPr="009F6785">
        <w:rPr>
          <w:lang w:eastAsia="ru-RU"/>
        </w:rPr>
        <w:t xml:space="preserve">. Как и </w:t>
      </w:r>
      <w:r w:rsidR="009F6785" w:rsidRPr="009F6785">
        <w:rPr>
          <w:lang w:val="en-US" w:eastAsia="ru-RU"/>
        </w:rPr>
        <w:t>Red</w:t>
      </w:r>
      <w:r w:rsidR="009F6785" w:rsidRPr="009F6785">
        <w:rPr>
          <w:lang w:eastAsia="ru-RU"/>
        </w:rPr>
        <w:t>-</w:t>
      </w:r>
      <w:r w:rsidR="009F6785" w:rsidRPr="009F6785">
        <w:rPr>
          <w:lang w:val="en-US" w:eastAsia="ru-RU"/>
        </w:rPr>
        <w:t>V</w:t>
      </w:r>
      <w:r w:rsidR="009F6785" w:rsidRPr="009F6785">
        <w:rPr>
          <w:lang w:eastAsia="ru-RU"/>
        </w:rPr>
        <w:t xml:space="preserve"> </w:t>
      </w:r>
      <w:r w:rsidR="009F6785" w:rsidRPr="009F6785">
        <w:rPr>
          <w:lang w:val="en-US" w:eastAsia="ru-RU"/>
        </w:rPr>
        <w:t>Thing</w:t>
      </w:r>
      <w:r w:rsidR="009F6785" w:rsidRPr="009F6785">
        <w:rPr>
          <w:lang w:eastAsia="ru-RU"/>
        </w:rPr>
        <w:t xml:space="preserve"> </w:t>
      </w:r>
      <w:r w:rsidR="009F6785" w:rsidRPr="009F6785">
        <w:rPr>
          <w:lang w:val="en-US" w:eastAsia="ru-RU"/>
        </w:rPr>
        <w:t>Plus</w:t>
      </w:r>
      <w:r w:rsidR="009F6785" w:rsidRPr="009F6785">
        <w:rPr>
          <w:lang w:eastAsia="ru-RU"/>
        </w:rPr>
        <w:t>, эта плата имеет очень мало поддерживающих аппаратных элементов вокруг микроконтроллера, так что вы можете работать непосредственно с чипом.</w:t>
      </w:r>
      <w:r w:rsidR="00112820" w:rsidRPr="00112820">
        <w:rPr>
          <w:rFonts w:ascii="inherit" w:hAnsi="inherit"/>
          <w:lang w:val="en-US" w:eastAsia="ru-RU"/>
        </w:rPr>
        <w:t> </w:t>
      </w:r>
    </w:p>
    <w:p w14:paraId="54699A7B" w14:textId="77777777" w:rsidR="00112820" w:rsidRPr="009F6785" w:rsidRDefault="00112820" w:rsidP="00112820">
      <w:pPr>
        <w:jc w:val="center"/>
        <w:rPr>
          <w:lang w:eastAsia="ru-RU"/>
        </w:rPr>
      </w:pPr>
      <w:r w:rsidRPr="00112820">
        <w:rPr>
          <w:noProof/>
          <w:lang w:eastAsia="ru-RU"/>
        </w:rPr>
        <w:lastRenderedPageBreak/>
        <w:drawing>
          <wp:inline distT="0" distB="0" distL="0" distR="0" wp14:anchorId="7F687028" wp14:editId="64A3B9D2">
            <wp:extent cx="5715000" cy="3223260"/>
            <wp:effectExtent l="0" t="0" r="0" b="0"/>
            <wp:docPr id="39" name="Рисунок 39" descr="The GD32 Dev Board, by Seeed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GD32 Dev Board, by Seeed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r w:rsidRPr="009F6785">
        <w:rPr>
          <w:lang w:eastAsia="ru-RU"/>
        </w:rPr>
        <w:br/>
      </w:r>
      <w:r w:rsidR="009F6785" w:rsidRPr="009F6785">
        <w:rPr>
          <w:b/>
          <w:bCs/>
          <w:lang w:eastAsia="ru-RU"/>
        </w:rPr>
        <w:t>Плата разработки</w:t>
      </w:r>
      <w:r w:rsidRPr="009F6785">
        <w:rPr>
          <w:b/>
          <w:bCs/>
          <w:lang w:eastAsia="ru-RU"/>
        </w:rPr>
        <w:t xml:space="preserve"> </w:t>
      </w:r>
      <w:r w:rsidRPr="00112820">
        <w:rPr>
          <w:b/>
          <w:bCs/>
          <w:lang w:val="en-US" w:eastAsia="ru-RU"/>
        </w:rPr>
        <w:t>GD</w:t>
      </w:r>
      <w:r w:rsidRPr="009F6785">
        <w:rPr>
          <w:b/>
          <w:bCs/>
          <w:lang w:eastAsia="ru-RU"/>
        </w:rPr>
        <w:t xml:space="preserve">32 </w:t>
      </w:r>
      <w:r w:rsidR="009F6785">
        <w:rPr>
          <w:b/>
          <w:bCs/>
          <w:lang w:eastAsia="ru-RU"/>
        </w:rPr>
        <w:t>от</w:t>
      </w:r>
      <w:r w:rsidRPr="009F6785">
        <w:rPr>
          <w:b/>
          <w:bCs/>
          <w:lang w:eastAsia="ru-RU"/>
        </w:rPr>
        <w:t xml:space="preserve"> </w:t>
      </w:r>
      <w:proofErr w:type="spellStart"/>
      <w:r w:rsidR="007C35CD">
        <w:rPr>
          <w:b/>
          <w:bCs/>
          <w:lang w:val="en-US" w:eastAsia="ru-RU"/>
        </w:rPr>
        <w:t>Se</w:t>
      </w:r>
      <w:r w:rsidRPr="00112820">
        <w:rPr>
          <w:b/>
          <w:bCs/>
          <w:lang w:val="en-US" w:eastAsia="ru-RU"/>
        </w:rPr>
        <w:t>edStudio</w:t>
      </w:r>
      <w:proofErr w:type="spellEnd"/>
    </w:p>
    <w:p w14:paraId="7258551F" w14:textId="77777777" w:rsidR="00112820" w:rsidRPr="009F6785" w:rsidRDefault="00112820" w:rsidP="00112820">
      <w:pPr>
        <w:rPr>
          <w:lang w:eastAsia="ru-RU"/>
        </w:rPr>
      </w:pPr>
      <w:r w:rsidRPr="00112820">
        <w:rPr>
          <w:rFonts w:ascii="inherit" w:hAnsi="inherit"/>
          <w:lang w:val="en-US" w:eastAsia="ru-RU"/>
        </w:rPr>
        <w:t> </w:t>
      </w:r>
    </w:p>
    <w:p w14:paraId="41C66A71" w14:textId="77777777" w:rsidR="009F6785" w:rsidRDefault="009F6785" w:rsidP="00112820">
      <w:pPr>
        <w:pStyle w:val="Heading2"/>
        <w:rPr>
          <w:rFonts w:eastAsiaTheme="minorHAnsi" w:cstheme="minorBidi"/>
          <w:b w:val="0"/>
          <w:sz w:val="24"/>
          <w:szCs w:val="22"/>
          <w:lang w:eastAsia="ru-RU"/>
        </w:rPr>
      </w:pPr>
      <w:bookmarkStart w:id="7" w:name="_Toc151298747"/>
      <w:r w:rsidRPr="009F6785">
        <w:rPr>
          <w:rFonts w:eastAsiaTheme="minorHAnsi" w:cstheme="minorBidi"/>
          <w:b w:val="0"/>
          <w:sz w:val="24"/>
          <w:szCs w:val="22"/>
          <w:lang w:eastAsia="ru-RU"/>
        </w:rPr>
        <w:t xml:space="preserve">Эта плата пользуется большой популярностью, потому что она построена на базе микроконтроллера </w:t>
      </w:r>
      <w:r w:rsidRPr="009F6785">
        <w:rPr>
          <w:rFonts w:eastAsiaTheme="minorHAnsi" w:cstheme="minorBidi"/>
          <w:b w:val="0"/>
          <w:sz w:val="24"/>
          <w:szCs w:val="22"/>
          <w:lang w:val="en-US" w:eastAsia="ru-RU"/>
        </w:rPr>
        <w:t>GD</w:t>
      </w:r>
      <w:r w:rsidRPr="009F6785">
        <w:rPr>
          <w:rFonts w:eastAsiaTheme="minorHAnsi" w:cstheme="minorBidi"/>
          <w:b w:val="0"/>
          <w:sz w:val="24"/>
          <w:szCs w:val="22"/>
          <w:lang w:eastAsia="ru-RU"/>
        </w:rPr>
        <w:t>32</w:t>
      </w:r>
      <w:r w:rsidRPr="009F6785">
        <w:rPr>
          <w:rFonts w:eastAsiaTheme="minorHAnsi" w:cstheme="minorBidi"/>
          <w:b w:val="0"/>
          <w:sz w:val="24"/>
          <w:szCs w:val="22"/>
          <w:lang w:val="en-US" w:eastAsia="ru-RU"/>
        </w:rPr>
        <w:t>VF</w:t>
      </w:r>
      <w:r w:rsidRPr="009F6785">
        <w:rPr>
          <w:rFonts w:eastAsiaTheme="minorHAnsi" w:cstheme="minorBidi"/>
          <w:b w:val="0"/>
          <w:sz w:val="24"/>
          <w:szCs w:val="22"/>
          <w:lang w:eastAsia="ru-RU"/>
        </w:rPr>
        <w:t xml:space="preserve">103, прямого конкурента микроконтроллеру </w:t>
      </w:r>
      <w:r w:rsidRPr="009F6785">
        <w:rPr>
          <w:rFonts w:eastAsiaTheme="minorHAnsi" w:cstheme="minorBidi"/>
          <w:b w:val="0"/>
          <w:sz w:val="24"/>
          <w:szCs w:val="22"/>
          <w:lang w:val="en-US" w:eastAsia="ru-RU"/>
        </w:rPr>
        <w:t>STM</w:t>
      </w:r>
      <w:r w:rsidRPr="009F6785">
        <w:rPr>
          <w:rFonts w:eastAsiaTheme="minorHAnsi" w:cstheme="minorBidi"/>
          <w:b w:val="0"/>
          <w:sz w:val="24"/>
          <w:szCs w:val="22"/>
          <w:lang w:eastAsia="ru-RU"/>
        </w:rPr>
        <w:t>32</w:t>
      </w:r>
      <w:r w:rsidRPr="009F6785">
        <w:rPr>
          <w:rFonts w:eastAsiaTheme="minorHAnsi" w:cstheme="minorBidi"/>
          <w:b w:val="0"/>
          <w:sz w:val="24"/>
          <w:szCs w:val="22"/>
          <w:lang w:val="en-US" w:eastAsia="ru-RU"/>
        </w:rPr>
        <w:t>F</w:t>
      </w:r>
      <w:r w:rsidRPr="009F6785">
        <w:rPr>
          <w:rFonts w:eastAsiaTheme="minorHAnsi" w:cstheme="minorBidi"/>
          <w:b w:val="0"/>
          <w:sz w:val="24"/>
          <w:szCs w:val="22"/>
          <w:lang w:eastAsia="ru-RU"/>
        </w:rPr>
        <w:t xml:space="preserve">103 (который оснащен процессором </w:t>
      </w:r>
      <w:r w:rsidRPr="009F6785">
        <w:rPr>
          <w:rFonts w:eastAsiaTheme="minorHAnsi" w:cstheme="minorBidi"/>
          <w:b w:val="0"/>
          <w:sz w:val="24"/>
          <w:szCs w:val="22"/>
          <w:lang w:val="en-US" w:eastAsia="ru-RU"/>
        </w:rPr>
        <w:t>ARM</w:t>
      </w:r>
      <w:r w:rsidRPr="009F6785">
        <w:rPr>
          <w:rFonts w:eastAsiaTheme="minorHAnsi" w:cstheme="minorBidi"/>
          <w:b w:val="0"/>
          <w:sz w:val="24"/>
          <w:szCs w:val="22"/>
          <w:lang w:eastAsia="ru-RU"/>
        </w:rPr>
        <w:t xml:space="preserve"> </w:t>
      </w:r>
      <w:r w:rsidRPr="009F6785">
        <w:rPr>
          <w:rFonts w:eastAsiaTheme="minorHAnsi" w:cstheme="minorBidi"/>
          <w:b w:val="0"/>
          <w:sz w:val="24"/>
          <w:szCs w:val="22"/>
          <w:lang w:val="en-US" w:eastAsia="ru-RU"/>
        </w:rPr>
        <w:t>Cortex</w:t>
      </w:r>
      <w:r w:rsidRPr="009F6785">
        <w:rPr>
          <w:rFonts w:eastAsiaTheme="minorHAnsi" w:cstheme="minorBidi"/>
          <w:b w:val="0"/>
          <w:sz w:val="24"/>
          <w:szCs w:val="22"/>
          <w:lang w:eastAsia="ru-RU"/>
        </w:rPr>
        <w:t xml:space="preserve"> </w:t>
      </w:r>
      <w:r w:rsidRPr="009F6785">
        <w:rPr>
          <w:rFonts w:eastAsiaTheme="minorHAnsi" w:cstheme="minorBidi"/>
          <w:b w:val="0"/>
          <w:sz w:val="24"/>
          <w:szCs w:val="22"/>
          <w:lang w:val="en-US" w:eastAsia="ru-RU"/>
        </w:rPr>
        <w:t>M</w:t>
      </w:r>
      <w:r w:rsidRPr="009F6785">
        <w:rPr>
          <w:rFonts w:eastAsiaTheme="minorHAnsi" w:cstheme="minorBidi"/>
          <w:b w:val="0"/>
          <w:sz w:val="24"/>
          <w:szCs w:val="22"/>
          <w:lang w:eastAsia="ru-RU"/>
        </w:rPr>
        <w:t xml:space="preserve">-3). Конкуренция, мягко говоря, интересная, поскольку </w:t>
      </w:r>
      <w:proofErr w:type="spellStart"/>
      <w:r w:rsidRPr="009F6785">
        <w:rPr>
          <w:rFonts w:eastAsiaTheme="minorHAnsi" w:cstheme="minorBidi"/>
          <w:b w:val="0"/>
          <w:sz w:val="24"/>
          <w:szCs w:val="22"/>
          <w:lang w:val="en-US" w:eastAsia="ru-RU"/>
        </w:rPr>
        <w:t>GigaDevice</w:t>
      </w:r>
      <w:proofErr w:type="spellEnd"/>
      <w:r w:rsidRPr="009F6785">
        <w:rPr>
          <w:rFonts w:eastAsiaTheme="minorHAnsi" w:cstheme="minorBidi"/>
          <w:b w:val="0"/>
          <w:sz w:val="24"/>
          <w:szCs w:val="22"/>
          <w:lang w:eastAsia="ru-RU"/>
        </w:rPr>
        <w:t xml:space="preserve"> решила использовать ту же номенклатуру, что и </w:t>
      </w:r>
      <w:proofErr w:type="spellStart"/>
      <w:r w:rsidRPr="009F6785">
        <w:rPr>
          <w:rFonts w:eastAsiaTheme="minorHAnsi" w:cstheme="minorBidi"/>
          <w:b w:val="0"/>
          <w:sz w:val="24"/>
          <w:szCs w:val="22"/>
          <w:lang w:val="en-US" w:eastAsia="ru-RU"/>
        </w:rPr>
        <w:t>STMicro</w:t>
      </w:r>
      <w:proofErr w:type="spellEnd"/>
      <w:r w:rsidRPr="009F6785">
        <w:rPr>
          <w:rFonts w:eastAsiaTheme="minorHAnsi" w:cstheme="minorBidi"/>
          <w:b w:val="0"/>
          <w:sz w:val="24"/>
          <w:szCs w:val="22"/>
          <w:lang w:eastAsia="ru-RU"/>
        </w:rPr>
        <w:t xml:space="preserve">, что означает, что этот чип имеет те же компоненты, что и </w:t>
      </w:r>
      <w:proofErr w:type="spellStart"/>
      <w:r w:rsidRPr="009F6785">
        <w:rPr>
          <w:rFonts w:eastAsiaTheme="minorHAnsi" w:cstheme="minorBidi"/>
          <w:b w:val="0"/>
          <w:sz w:val="24"/>
          <w:szCs w:val="22"/>
          <w:lang w:val="en-US" w:eastAsia="ru-RU"/>
        </w:rPr>
        <w:t>STMicro</w:t>
      </w:r>
      <w:proofErr w:type="spellEnd"/>
      <w:r w:rsidRPr="009F6785">
        <w:rPr>
          <w:rFonts w:eastAsiaTheme="minorHAnsi" w:cstheme="minorBidi"/>
          <w:b w:val="0"/>
          <w:sz w:val="24"/>
          <w:szCs w:val="22"/>
          <w:lang w:eastAsia="ru-RU"/>
        </w:rPr>
        <w:t xml:space="preserve">. Одно большое отличие заключается в том, что микроконтроллер </w:t>
      </w:r>
      <w:r w:rsidRPr="009F6785">
        <w:rPr>
          <w:rFonts w:eastAsiaTheme="minorHAnsi" w:cstheme="minorBidi"/>
          <w:b w:val="0"/>
          <w:sz w:val="24"/>
          <w:szCs w:val="22"/>
          <w:lang w:val="en-US" w:eastAsia="ru-RU"/>
        </w:rPr>
        <w:t>GD</w:t>
      </w:r>
      <w:r w:rsidRPr="009F6785">
        <w:rPr>
          <w:rFonts w:eastAsiaTheme="minorHAnsi" w:cstheme="minorBidi"/>
          <w:b w:val="0"/>
          <w:sz w:val="24"/>
          <w:szCs w:val="22"/>
          <w:lang w:eastAsia="ru-RU"/>
        </w:rPr>
        <w:t>32</w:t>
      </w:r>
      <w:r w:rsidRPr="009F6785">
        <w:rPr>
          <w:rFonts w:eastAsiaTheme="minorHAnsi" w:cstheme="minorBidi"/>
          <w:b w:val="0"/>
          <w:sz w:val="24"/>
          <w:szCs w:val="22"/>
          <w:lang w:val="en-US" w:eastAsia="ru-RU"/>
        </w:rPr>
        <w:t>VF</w:t>
      </w:r>
      <w:r w:rsidRPr="009F6785">
        <w:rPr>
          <w:rFonts w:eastAsiaTheme="minorHAnsi" w:cstheme="minorBidi"/>
          <w:b w:val="0"/>
          <w:sz w:val="24"/>
          <w:szCs w:val="22"/>
          <w:lang w:eastAsia="ru-RU"/>
        </w:rPr>
        <w:t xml:space="preserve">103 от </w:t>
      </w:r>
      <w:proofErr w:type="spellStart"/>
      <w:r w:rsidRPr="009F6785">
        <w:rPr>
          <w:rFonts w:eastAsiaTheme="minorHAnsi" w:cstheme="minorBidi"/>
          <w:b w:val="0"/>
          <w:sz w:val="24"/>
          <w:szCs w:val="22"/>
          <w:lang w:val="en-US" w:eastAsia="ru-RU"/>
        </w:rPr>
        <w:t>GigaDevice</w:t>
      </w:r>
      <w:proofErr w:type="spellEnd"/>
      <w:r w:rsidRPr="009F6785">
        <w:rPr>
          <w:rFonts w:eastAsiaTheme="minorHAnsi" w:cstheme="minorBidi"/>
          <w:b w:val="0"/>
          <w:sz w:val="24"/>
          <w:szCs w:val="22"/>
          <w:lang w:eastAsia="ru-RU"/>
        </w:rPr>
        <w:t xml:space="preserve"> использует ядро </w:t>
      </w:r>
      <w:r w:rsidRPr="009F6785">
        <w:rPr>
          <w:rFonts w:eastAsiaTheme="minorHAnsi" w:cstheme="minorBidi"/>
          <w:b w:val="0"/>
          <w:sz w:val="24"/>
          <w:szCs w:val="22"/>
          <w:lang w:val="en-US" w:eastAsia="ru-RU"/>
        </w:rPr>
        <w:t>RISC</w:t>
      </w:r>
      <w:r w:rsidRPr="009F6785">
        <w:rPr>
          <w:rFonts w:eastAsiaTheme="minorHAnsi" w:cstheme="minorBidi"/>
          <w:b w:val="0"/>
          <w:sz w:val="24"/>
          <w:szCs w:val="22"/>
          <w:lang w:eastAsia="ru-RU"/>
        </w:rPr>
        <w:t>-</w:t>
      </w:r>
      <w:r w:rsidRPr="009F6785">
        <w:rPr>
          <w:rFonts w:eastAsiaTheme="minorHAnsi" w:cstheme="minorBidi"/>
          <w:b w:val="0"/>
          <w:sz w:val="24"/>
          <w:szCs w:val="22"/>
          <w:lang w:val="en-US" w:eastAsia="ru-RU"/>
        </w:rPr>
        <w:t>V</w:t>
      </w:r>
      <w:r w:rsidRPr="009F6785">
        <w:rPr>
          <w:rFonts w:eastAsiaTheme="minorHAnsi" w:cstheme="minorBidi"/>
          <w:b w:val="0"/>
          <w:sz w:val="24"/>
          <w:szCs w:val="22"/>
          <w:lang w:eastAsia="ru-RU"/>
        </w:rPr>
        <w:t xml:space="preserve">, точнее, </w:t>
      </w:r>
      <w:r w:rsidRPr="009F6785">
        <w:rPr>
          <w:rFonts w:eastAsiaTheme="minorHAnsi" w:cstheme="minorBidi"/>
          <w:b w:val="0"/>
          <w:sz w:val="24"/>
          <w:szCs w:val="22"/>
          <w:lang w:val="en-US" w:eastAsia="ru-RU"/>
        </w:rPr>
        <w:t>RV</w:t>
      </w:r>
      <w:r w:rsidRPr="009F6785">
        <w:rPr>
          <w:rFonts w:eastAsiaTheme="minorHAnsi" w:cstheme="minorBidi"/>
          <w:b w:val="0"/>
          <w:sz w:val="24"/>
          <w:szCs w:val="22"/>
          <w:lang w:eastAsia="ru-RU"/>
        </w:rPr>
        <w:t>32</w:t>
      </w:r>
      <w:r w:rsidRPr="009F6785">
        <w:rPr>
          <w:rFonts w:eastAsiaTheme="minorHAnsi" w:cstheme="minorBidi"/>
          <w:b w:val="0"/>
          <w:sz w:val="24"/>
          <w:szCs w:val="22"/>
          <w:lang w:val="en-US" w:eastAsia="ru-RU"/>
        </w:rPr>
        <w:t>IMAC</w:t>
      </w:r>
      <w:r w:rsidRPr="009F6785">
        <w:rPr>
          <w:rFonts w:eastAsiaTheme="minorHAnsi" w:cstheme="minorBidi"/>
          <w:b w:val="0"/>
          <w:sz w:val="24"/>
          <w:szCs w:val="22"/>
          <w:lang w:eastAsia="ru-RU"/>
        </w:rPr>
        <w:t xml:space="preserve">. Это тот же процессор, который мы будем использовать в </w:t>
      </w:r>
      <w:r w:rsidRPr="009F6785">
        <w:rPr>
          <w:rFonts w:eastAsiaTheme="minorHAnsi" w:cstheme="minorBidi"/>
          <w:b w:val="0"/>
          <w:sz w:val="24"/>
          <w:szCs w:val="22"/>
          <w:lang w:val="en-US" w:eastAsia="ru-RU"/>
        </w:rPr>
        <w:t>Red</w:t>
      </w:r>
      <w:r w:rsidRPr="009F6785">
        <w:rPr>
          <w:rFonts w:eastAsiaTheme="minorHAnsi" w:cstheme="minorBidi"/>
          <w:b w:val="0"/>
          <w:sz w:val="24"/>
          <w:szCs w:val="22"/>
          <w:lang w:eastAsia="ru-RU"/>
        </w:rPr>
        <w:t>-</w:t>
      </w:r>
      <w:r w:rsidRPr="009F6785">
        <w:rPr>
          <w:rFonts w:eastAsiaTheme="minorHAnsi" w:cstheme="minorBidi"/>
          <w:b w:val="0"/>
          <w:sz w:val="24"/>
          <w:szCs w:val="22"/>
          <w:lang w:val="en-US" w:eastAsia="ru-RU"/>
        </w:rPr>
        <w:t>V</w:t>
      </w:r>
      <w:r w:rsidRPr="009F6785">
        <w:rPr>
          <w:rFonts w:eastAsiaTheme="minorHAnsi" w:cstheme="minorBidi"/>
          <w:b w:val="0"/>
          <w:sz w:val="24"/>
          <w:szCs w:val="22"/>
          <w:lang w:eastAsia="ru-RU"/>
        </w:rPr>
        <w:t xml:space="preserve"> </w:t>
      </w:r>
      <w:r w:rsidRPr="009F6785">
        <w:rPr>
          <w:rFonts w:eastAsiaTheme="minorHAnsi" w:cstheme="minorBidi"/>
          <w:b w:val="0"/>
          <w:sz w:val="24"/>
          <w:szCs w:val="22"/>
          <w:lang w:val="en-US" w:eastAsia="ru-RU"/>
        </w:rPr>
        <w:t>Thing</w:t>
      </w:r>
      <w:r w:rsidRPr="009F6785">
        <w:rPr>
          <w:rFonts w:eastAsiaTheme="minorHAnsi" w:cstheme="minorBidi"/>
          <w:b w:val="0"/>
          <w:sz w:val="24"/>
          <w:szCs w:val="22"/>
          <w:lang w:eastAsia="ru-RU"/>
        </w:rPr>
        <w:t xml:space="preserve"> </w:t>
      </w:r>
      <w:r w:rsidRPr="009F6785">
        <w:rPr>
          <w:rFonts w:eastAsiaTheme="minorHAnsi" w:cstheme="minorBidi"/>
          <w:b w:val="0"/>
          <w:sz w:val="24"/>
          <w:szCs w:val="22"/>
          <w:lang w:val="en-US" w:eastAsia="ru-RU"/>
        </w:rPr>
        <w:t>Plus</w:t>
      </w:r>
      <w:r w:rsidRPr="009F6785">
        <w:rPr>
          <w:rFonts w:eastAsiaTheme="minorHAnsi" w:cstheme="minorBidi"/>
          <w:b w:val="0"/>
          <w:sz w:val="24"/>
          <w:szCs w:val="22"/>
          <w:lang w:eastAsia="ru-RU"/>
        </w:rPr>
        <w:t xml:space="preserve">. Если у вас есть опыт работы с микроконтроллерами семейства </w:t>
      </w:r>
      <w:r w:rsidRPr="009F6785">
        <w:rPr>
          <w:rFonts w:eastAsiaTheme="minorHAnsi" w:cstheme="minorBidi"/>
          <w:b w:val="0"/>
          <w:sz w:val="24"/>
          <w:szCs w:val="22"/>
          <w:lang w:val="en-US" w:eastAsia="ru-RU"/>
        </w:rPr>
        <w:t>STM</w:t>
      </w:r>
      <w:r w:rsidRPr="009F6785">
        <w:rPr>
          <w:rFonts w:eastAsiaTheme="minorHAnsi" w:cstheme="minorBidi"/>
          <w:b w:val="0"/>
          <w:sz w:val="24"/>
          <w:szCs w:val="22"/>
          <w:lang w:eastAsia="ru-RU"/>
        </w:rPr>
        <w:t xml:space="preserve">32, эта плата может стать плавным переходом от </w:t>
      </w:r>
      <w:r w:rsidRPr="009F6785">
        <w:rPr>
          <w:rFonts w:eastAsiaTheme="minorHAnsi" w:cstheme="minorBidi"/>
          <w:b w:val="0"/>
          <w:sz w:val="24"/>
          <w:szCs w:val="22"/>
          <w:lang w:val="en-US" w:eastAsia="ru-RU"/>
        </w:rPr>
        <w:t>ARM</w:t>
      </w:r>
      <w:r w:rsidRPr="009F6785">
        <w:rPr>
          <w:rFonts w:eastAsiaTheme="minorHAnsi" w:cstheme="minorBidi"/>
          <w:b w:val="0"/>
          <w:sz w:val="24"/>
          <w:szCs w:val="22"/>
          <w:lang w:eastAsia="ru-RU"/>
        </w:rPr>
        <w:t xml:space="preserve"> к </w:t>
      </w:r>
      <w:r w:rsidRPr="009F6785">
        <w:rPr>
          <w:rFonts w:eastAsiaTheme="minorHAnsi" w:cstheme="minorBidi"/>
          <w:b w:val="0"/>
          <w:sz w:val="24"/>
          <w:szCs w:val="22"/>
          <w:lang w:val="en-US" w:eastAsia="ru-RU"/>
        </w:rPr>
        <w:t>RISC</w:t>
      </w:r>
      <w:r w:rsidRPr="009F6785">
        <w:rPr>
          <w:rFonts w:eastAsiaTheme="minorHAnsi" w:cstheme="minorBidi"/>
          <w:b w:val="0"/>
          <w:sz w:val="24"/>
          <w:szCs w:val="22"/>
          <w:lang w:eastAsia="ru-RU"/>
        </w:rPr>
        <w:t>-</w:t>
      </w:r>
      <w:r w:rsidRPr="009F6785">
        <w:rPr>
          <w:rFonts w:eastAsiaTheme="minorHAnsi" w:cstheme="minorBidi"/>
          <w:b w:val="0"/>
          <w:sz w:val="24"/>
          <w:szCs w:val="22"/>
          <w:lang w:val="en-US" w:eastAsia="ru-RU"/>
        </w:rPr>
        <w:t>V</w:t>
      </w:r>
      <w:r w:rsidRPr="009F6785">
        <w:rPr>
          <w:rFonts w:eastAsiaTheme="minorHAnsi" w:cstheme="minorBidi"/>
          <w:b w:val="0"/>
          <w:sz w:val="24"/>
          <w:szCs w:val="22"/>
          <w:lang w:eastAsia="ru-RU"/>
        </w:rPr>
        <w:t>.</w:t>
      </w:r>
      <w:bookmarkEnd w:id="7"/>
    </w:p>
    <w:p w14:paraId="73EE4558" w14:textId="77777777" w:rsidR="00112820" w:rsidRPr="007C35CD" w:rsidRDefault="009F6785" w:rsidP="00112820">
      <w:pPr>
        <w:pStyle w:val="Heading2"/>
      </w:pPr>
      <w:bookmarkStart w:id="8" w:name="_Toc151298748"/>
      <w:proofErr w:type="spellStart"/>
      <w:r>
        <w:t>СнК</w:t>
      </w:r>
      <w:bookmarkEnd w:id="8"/>
      <w:proofErr w:type="spellEnd"/>
    </w:p>
    <w:p w14:paraId="16E72813" w14:textId="77777777" w:rsidR="00112820" w:rsidRPr="009F6785" w:rsidRDefault="009F6785" w:rsidP="00112820">
      <w:pPr>
        <w:rPr>
          <w:lang w:eastAsia="ru-RU"/>
        </w:rPr>
      </w:pPr>
      <w:r w:rsidRPr="009F6785">
        <w:rPr>
          <w:lang w:eastAsia="ru-RU"/>
        </w:rPr>
        <w:t xml:space="preserve">На другом конце спектра у нас есть системы высокого класса с кэш-памятью, основной памятью и графическими процессорами, все в одном чипе. Их часто называют </w:t>
      </w:r>
      <w:proofErr w:type="spellStart"/>
      <w:r w:rsidRPr="009F6785">
        <w:rPr>
          <w:lang w:eastAsia="ru-RU"/>
        </w:rPr>
        <w:t>СнК</w:t>
      </w:r>
      <w:proofErr w:type="spellEnd"/>
      <w:r w:rsidRPr="009F6785">
        <w:rPr>
          <w:lang w:eastAsia="ru-RU"/>
        </w:rPr>
        <w:t>, и среди них тоже есть звезды:</w:t>
      </w:r>
    </w:p>
    <w:p w14:paraId="3CF911FB" w14:textId="77777777" w:rsidR="009F6785" w:rsidRPr="009F6785" w:rsidRDefault="009F6785" w:rsidP="009F6785">
      <w:pPr>
        <w:pStyle w:val="ListParagraph"/>
        <w:numPr>
          <w:ilvl w:val="0"/>
          <w:numId w:val="17"/>
        </w:numPr>
        <w:rPr>
          <w:lang w:eastAsia="ru-RU"/>
        </w:rPr>
      </w:pPr>
      <w:r w:rsidRPr="009F6785">
        <w:rPr>
          <w:lang w:val="en-US" w:eastAsia="ru-RU"/>
        </w:rPr>
        <w:t>Broadcom</w:t>
      </w:r>
      <w:r w:rsidRPr="009F6785">
        <w:rPr>
          <w:lang w:eastAsia="ru-RU"/>
        </w:rPr>
        <w:t xml:space="preserve"> </w:t>
      </w:r>
      <w:r w:rsidRPr="009F6785">
        <w:rPr>
          <w:lang w:val="en-US" w:eastAsia="ru-RU"/>
        </w:rPr>
        <w:t>BCM</w:t>
      </w:r>
      <w:r w:rsidRPr="009F6785">
        <w:rPr>
          <w:lang w:eastAsia="ru-RU"/>
        </w:rPr>
        <w:t xml:space="preserve"> 2711, который вы можете найти в </w:t>
      </w:r>
      <w:r w:rsidRPr="009F6785">
        <w:rPr>
          <w:lang w:val="en-US" w:eastAsia="ru-RU"/>
        </w:rPr>
        <w:t>Raspberry</w:t>
      </w:r>
      <w:r w:rsidRPr="009F6785">
        <w:rPr>
          <w:lang w:eastAsia="ru-RU"/>
        </w:rPr>
        <w:t xml:space="preserve"> </w:t>
      </w:r>
      <w:r w:rsidRPr="009F6785">
        <w:rPr>
          <w:lang w:val="en-US" w:eastAsia="ru-RU"/>
        </w:rPr>
        <w:t>Pi</w:t>
      </w:r>
      <w:r w:rsidRPr="009F6785">
        <w:rPr>
          <w:lang w:eastAsia="ru-RU"/>
        </w:rPr>
        <w:t xml:space="preserve"> 4.</w:t>
      </w:r>
    </w:p>
    <w:p w14:paraId="3A33A30D" w14:textId="2723479D" w:rsidR="009F6785" w:rsidRPr="00C064E2" w:rsidRDefault="009F6785" w:rsidP="009F6785">
      <w:pPr>
        <w:pStyle w:val="ListParagraph"/>
        <w:numPr>
          <w:ilvl w:val="0"/>
          <w:numId w:val="17"/>
        </w:numPr>
        <w:rPr>
          <w:lang w:eastAsia="ru-RU"/>
        </w:rPr>
      </w:pPr>
      <w:r w:rsidRPr="009F6785">
        <w:rPr>
          <w:lang w:val="en-US" w:eastAsia="ru-RU"/>
        </w:rPr>
        <w:t>Texas</w:t>
      </w:r>
      <w:r w:rsidRPr="00C064E2">
        <w:rPr>
          <w:lang w:eastAsia="ru-RU"/>
        </w:rPr>
        <w:t xml:space="preserve"> </w:t>
      </w:r>
      <w:r w:rsidRPr="009F6785">
        <w:rPr>
          <w:lang w:val="en-US" w:eastAsia="ru-RU"/>
        </w:rPr>
        <w:t>Instruments</w:t>
      </w:r>
      <w:r w:rsidRPr="00C064E2">
        <w:rPr>
          <w:lang w:eastAsia="ru-RU"/>
        </w:rPr>
        <w:t xml:space="preserve"> </w:t>
      </w:r>
      <w:r w:rsidRPr="009F6785">
        <w:rPr>
          <w:lang w:val="en-US" w:eastAsia="ru-RU"/>
        </w:rPr>
        <w:t>OMAP</w:t>
      </w:r>
      <w:r w:rsidRPr="00C064E2">
        <w:rPr>
          <w:lang w:eastAsia="ru-RU"/>
        </w:rPr>
        <w:t xml:space="preserve"> 4430, который </w:t>
      </w:r>
      <w:r w:rsidR="006B4068">
        <w:rPr>
          <w:lang w:eastAsia="ru-RU"/>
        </w:rPr>
        <w:t>является ядром</w:t>
      </w:r>
      <w:r w:rsidR="006B4068" w:rsidRPr="00C064E2">
        <w:rPr>
          <w:lang w:eastAsia="ru-RU"/>
        </w:rPr>
        <w:t xml:space="preserve"> известн</w:t>
      </w:r>
      <w:r w:rsidR="006B4068">
        <w:rPr>
          <w:lang w:eastAsia="ru-RU"/>
        </w:rPr>
        <w:t>ого</w:t>
      </w:r>
      <w:r w:rsidR="006B4068" w:rsidRPr="00C064E2">
        <w:rPr>
          <w:lang w:eastAsia="ru-RU"/>
        </w:rPr>
        <w:t xml:space="preserve"> </w:t>
      </w:r>
      <w:r w:rsidRPr="00C064E2">
        <w:rPr>
          <w:lang w:eastAsia="ru-RU"/>
        </w:rPr>
        <w:t>гаджет</w:t>
      </w:r>
      <w:r w:rsidR="006B4068">
        <w:rPr>
          <w:lang w:eastAsia="ru-RU"/>
        </w:rPr>
        <w:t>а</w:t>
      </w:r>
      <w:r w:rsidRPr="00C064E2">
        <w:rPr>
          <w:lang w:eastAsia="ru-RU"/>
        </w:rPr>
        <w:t xml:space="preserve"> </w:t>
      </w:r>
      <w:r w:rsidRPr="009F6785">
        <w:rPr>
          <w:lang w:val="en-US" w:eastAsia="ru-RU"/>
        </w:rPr>
        <w:t>Google</w:t>
      </w:r>
      <w:r w:rsidRPr="00C064E2">
        <w:rPr>
          <w:lang w:eastAsia="ru-RU"/>
        </w:rPr>
        <w:t xml:space="preserve"> </w:t>
      </w:r>
      <w:r w:rsidRPr="009F6785">
        <w:rPr>
          <w:lang w:val="en-US" w:eastAsia="ru-RU"/>
        </w:rPr>
        <w:t>Glass</w:t>
      </w:r>
      <w:r w:rsidRPr="00C064E2">
        <w:rPr>
          <w:lang w:eastAsia="ru-RU"/>
        </w:rPr>
        <w:t>.</w:t>
      </w:r>
    </w:p>
    <w:p w14:paraId="6A02ED88" w14:textId="77777777" w:rsidR="009F6785" w:rsidRDefault="009F6785" w:rsidP="009F6785">
      <w:pPr>
        <w:pStyle w:val="ListParagraph"/>
        <w:numPr>
          <w:ilvl w:val="0"/>
          <w:numId w:val="17"/>
        </w:numPr>
        <w:rPr>
          <w:lang w:eastAsia="ru-RU"/>
        </w:rPr>
      </w:pPr>
      <w:r>
        <w:rPr>
          <w:lang w:eastAsia="ru-RU"/>
        </w:rPr>
        <w:t xml:space="preserve">Семейство </w:t>
      </w:r>
      <w:proofErr w:type="spellStart"/>
      <w:r w:rsidR="00112820" w:rsidRPr="00112820">
        <w:rPr>
          <w:lang w:val="en-US" w:eastAsia="ru-RU"/>
        </w:rPr>
        <w:t>SnapDragon</w:t>
      </w:r>
      <w:proofErr w:type="spellEnd"/>
      <w:r w:rsidR="00112820" w:rsidRPr="009F6785">
        <w:rPr>
          <w:lang w:eastAsia="ru-RU"/>
        </w:rPr>
        <w:t xml:space="preserve"> </w:t>
      </w:r>
      <w:r>
        <w:rPr>
          <w:lang w:eastAsia="ru-RU"/>
        </w:rPr>
        <w:t>от</w:t>
      </w:r>
      <w:r w:rsidR="00112820" w:rsidRPr="009F6785">
        <w:rPr>
          <w:lang w:eastAsia="ru-RU"/>
        </w:rPr>
        <w:t xml:space="preserve"> </w:t>
      </w:r>
      <w:r w:rsidR="00112820" w:rsidRPr="00112820">
        <w:rPr>
          <w:lang w:val="en-US" w:eastAsia="ru-RU"/>
        </w:rPr>
        <w:t>Qualcomm</w:t>
      </w:r>
      <w:r w:rsidR="00112820" w:rsidRPr="009F6785">
        <w:rPr>
          <w:lang w:eastAsia="ru-RU"/>
        </w:rPr>
        <w:t xml:space="preserve">. </w:t>
      </w:r>
      <w:r>
        <w:rPr>
          <w:lang w:eastAsia="ru-RU"/>
        </w:rPr>
        <w:t xml:space="preserve">Очень популярны в устройствах </w:t>
      </w:r>
      <w:r>
        <w:rPr>
          <w:lang w:val="en-US" w:eastAsia="ru-RU"/>
        </w:rPr>
        <w:t>Android</w:t>
      </w:r>
      <w:r w:rsidRPr="009F6785">
        <w:rPr>
          <w:lang w:eastAsia="ru-RU"/>
        </w:rPr>
        <w:t>.</w:t>
      </w:r>
    </w:p>
    <w:p w14:paraId="0D5F6302" w14:textId="531DA21A" w:rsidR="009F6785" w:rsidRPr="009F6785" w:rsidRDefault="009F6785" w:rsidP="009F6785">
      <w:pPr>
        <w:pStyle w:val="ListParagraph"/>
        <w:numPr>
          <w:ilvl w:val="0"/>
          <w:numId w:val="17"/>
        </w:numPr>
        <w:rPr>
          <w:lang w:eastAsia="ru-RU"/>
        </w:rPr>
      </w:pPr>
      <w:r w:rsidRPr="007C35CD">
        <w:rPr>
          <w:lang w:eastAsia="ru-RU"/>
        </w:rPr>
        <w:t xml:space="preserve">Семейство </w:t>
      </w:r>
      <w:proofErr w:type="spellStart"/>
      <w:r w:rsidRPr="009F6785">
        <w:rPr>
          <w:lang w:val="en-US" w:eastAsia="ru-RU"/>
        </w:rPr>
        <w:t>Exynos</w:t>
      </w:r>
      <w:proofErr w:type="spellEnd"/>
      <w:r w:rsidRPr="007C35CD">
        <w:rPr>
          <w:lang w:eastAsia="ru-RU"/>
        </w:rPr>
        <w:t xml:space="preserve"> от </w:t>
      </w:r>
      <w:r w:rsidRPr="009F6785">
        <w:rPr>
          <w:lang w:val="en-US" w:eastAsia="ru-RU"/>
        </w:rPr>
        <w:t>Samsung</w:t>
      </w:r>
      <w:r w:rsidRPr="007C35CD">
        <w:rPr>
          <w:lang w:eastAsia="ru-RU"/>
        </w:rPr>
        <w:t xml:space="preserve">. Неудивительно, что эти </w:t>
      </w:r>
      <w:proofErr w:type="spellStart"/>
      <w:r w:rsidRPr="007C35CD">
        <w:rPr>
          <w:lang w:eastAsia="ru-RU"/>
        </w:rPr>
        <w:t>СнК</w:t>
      </w:r>
      <w:proofErr w:type="spellEnd"/>
      <w:r w:rsidRPr="007C35CD">
        <w:rPr>
          <w:lang w:eastAsia="ru-RU"/>
        </w:rPr>
        <w:t xml:space="preserve"> </w:t>
      </w:r>
      <w:r w:rsidR="006B4068">
        <w:rPr>
          <w:lang w:eastAsia="ru-RU"/>
        </w:rPr>
        <w:t>лежат в основе</w:t>
      </w:r>
      <w:r w:rsidR="006B4068" w:rsidRPr="007C35CD">
        <w:rPr>
          <w:lang w:eastAsia="ru-RU"/>
        </w:rPr>
        <w:t xml:space="preserve"> </w:t>
      </w:r>
      <w:r w:rsidRPr="007C35CD">
        <w:rPr>
          <w:lang w:eastAsia="ru-RU"/>
        </w:rPr>
        <w:t>смартфон</w:t>
      </w:r>
      <w:r w:rsidR="006B4068">
        <w:rPr>
          <w:lang w:eastAsia="ru-RU"/>
        </w:rPr>
        <w:t>ов</w:t>
      </w:r>
      <w:r w:rsidRPr="007C35CD">
        <w:rPr>
          <w:lang w:eastAsia="ru-RU"/>
        </w:rPr>
        <w:t xml:space="preserve"> и планшет</w:t>
      </w:r>
      <w:r w:rsidR="006B4068">
        <w:rPr>
          <w:lang w:eastAsia="ru-RU"/>
        </w:rPr>
        <w:t>ов</w:t>
      </w:r>
      <w:r w:rsidRPr="007C35CD">
        <w:rPr>
          <w:lang w:eastAsia="ru-RU"/>
        </w:rPr>
        <w:t xml:space="preserve"> </w:t>
      </w:r>
      <w:r w:rsidRPr="009F6785">
        <w:rPr>
          <w:lang w:val="en-US" w:eastAsia="ru-RU"/>
        </w:rPr>
        <w:t>Samsung</w:t>
      </w:r>
      <w:r w:rsidRPr="007C35CD">
        <w:rPr>
          <w:lang w:eastAsia="ru-RU"/>
        </w:rPr>
        <w:t>.</w:t>
      </w:r>
    </w:p>
    <w:p w14:paraId="1F660D15" w14:textId="77777777" w:rsidR="00112820" w:rsidRPr="009F6785" w:rsidRDefault="009F6785" w:rsidP="00112820">
      <w:pPr>
        <w:rPr>
          <w:lang w:eastAsia="ru-RU"/>
        </w:rPr>
      </w:pPr>
      <w:r w:rsidRPr="009F6785">
        <w:rPr>
          <w:lang w:eastAsia="ru-RU"/>
        </w:rPr>
        <w:lastRenderedPageBreak/>
        <w:t xml:space="preserve">Цель </w:t>
      </w:r>
      <w:proofErr w:type="spellStart"/>
      <w:r w:rsidRPr="009F6785">
        <w:rPr>
          <w:lang w:eastAsia="ru-RU"/>
        </w:rPr>
        <w:t>СнК</w:t>
      </w:r>
      <w:proofErr w:type="spellEnd"/>
      <w:r w:rsidRPr="009F6785">
        <w:rPr>
          <w:lang w:eastAsia="ru-RU"/>
        </w:rPr>
        <w:t xml:space="preserve"> - обеспечить возможность создания пользовательских приложений, работающих под управлением операционной системы (например, </w:t>
      </w:r>
      <w:r w:rsidRPr="009F6785">
        <w:rPr>
          <w:lang w:val="en-US" w:eastAsia="ru-RU"/>
        </w:rPr>
        <w:t>Android</w:t>
      </w:r>
      <w:r w:rsidRPr="009F6785">
        <w:rPr>
          <w:lang w:eastAsia="ru-RU"/>
        </w:rPr>
        <w:t xml:space="preserve">, </w:t>
      </w:r>
      <w:r w:rsidRPr="009F6785">
        <w:rPr>
          <w:lang w:val="en-US" w:eastAsia="ru-RU"/>
        </w:rPr>
        <w:t>Windows</w:t>
      </w:r>
      <w:r w:rsidRPr="009F6785">
        <w:rPr>
          <w:lang w:eastAsia="ru-RU"/>
        </w:rPr>
        <w:t xml:space="preserve"> или </w:t>
      </w:r>
      <w:r w:rsidRPr="009F6785">
        <w:rPr>
          <w:lang w:val="en-US" w:eastAsia="ru-RU"/>
        </w:rPr>
        <w:t>Linux</w:t>
      </w:r>
      <w:r w:rsidRPr="009F6785">
        <w:rPr>
          <w:lang w:eastAsia="ru-RU"/>
        </w:rPr>
        <w:t xml:space="preserve">), с использованием как можно меньшего количества чипов. Очевидно, пространство в мобильном устройстве имеет решающее значение, поэтому удобнее иметь все в одном чипе, чем кучу чипов, разбросанных по печатной плате. “Все” означает то, что вы могли бы найти на материнской плате ПК. Вот почему на платах </w:t>
      </w:r>
      <w:proofErr w:type="spellStart"/>
      <w:r w:rsidRPr="009F6785">
        <w:rPr>
          <w:lang w:eastAsia="ru-RU"/>
        </w:rPr>
        <w:t>СнК</w:t>
      </w:r>
      <w:proofErr w:type="spellEnd"/>
      <w:r w:rsidRPr="009F6785">
        <w:rPr>
          <w:lang w:eastAsia="ru-RU"/>
        </w:rPr>
        <w:t xml:space="preserve">, таких как </w:t>
      </w:r>
      <w:r w:rsidRPr="009F6785">
        <w:rPr>
          <w:lang w:val="en-US" w:eastAsia="ru-RU"/>
        </w:rPr>
        <w:t>Raspberry</w:t>
      </w:r>
      <w:r w:rsidRPr="009F6785">
        <w:rPr>
          <w:lang w:eastAsia="ru-RU"/>
        </w:rPr>
        <w:t xml:space="preserve"> </w:t>
      </w:r>
      <w:r w:rsidRPr="009F6785">
        <w:rPr>
          <w:lang w:val="en-US" w:eastAsia="ru-RU"/>
        </w:rPr>
        <w:t>Pi</w:t>
      </w:r>
      <w:r w:rsidRPr="009F6785">
        <w:rPr>
          <w:lang w:eastAsia="ru-RU"/>
        </w:rPr>
        <w:t>, так мало микросхем:</w:t>
      </w:r>
    </w:p>
    <w:p w14:paraId="2910B1CD" w14:textId="77777777" w:rsidR="00112820" w:rsidRPr="009F6785" w:rsidRDefault="00112820" w:rsidP="00112820">
      <w:pPr>
        <w:jc w:val="center"/>
        <w:rPr>
          <w:lang w:eastAsia="ru-RU"/>
        </w:rPr>
      </w:pPr>
      <w:r w:rsidRPr="00112820">
        <w:rPr>
          <w:noProof/>
          <w:lang w:eastAsia="ru-RU"/>
        </w:rPr>
        <w:drawing>
          <wp:inline distT="0" distB="0" distL="0" distR="0" wp14:anchorId="781CA0E6" wp14:editId="7D55A22B">
            <wp:extent cx="5178862" cy="3459480"/>
            <wp:effectExtent l="0" t="0" r="3175" b="7620"/>
            <wp:docPr id="40" name="Рисунок 40" descr="The Raspberry Pi version 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aspberry Pi version 4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7547" cy="3465281"/>
                    </a:xfrm>
                    <a:prstGeom prst="rect">
                      <a:avLst/>
                    </a:prstGeom>
                    <a:noFill/>
                    <a:ln>
                      <a:noFill/>
                    </a:ln>
                  </pic:spPr>
                </pic:pic>
              </a:graphicData>
            </a:graphic>
          </wp:inline>
        </w:drawing>
      </w:r>
      <w:r w:rsidRPr="009F6785">
        <w:rPr>
          <w:lang w:eastAsia="ru-RU"/>
        </w:rPr>
        <w:br/>
      </w:r>
      <w:r w:rsidRPr="00112820">
        <w:rPr>
          <w:b/>
          <w:bCs/>
          <w:lang w:val="en-US" w:eastAsia="ru-RU"/>
        </w:rPr>
        <w:t>Raspberry</w:t>
      </w:r>
      <w:r w:rsidRPr="009F6785">
        <w:rPr>
          <w:b/>
          <w:bCs/>
          <w:lang w:eastAsia="ru-RU"/>
        </w:rPr>
        <w:t xml:space="preserve"> </w:t>
      </w:r>
      <w:r w:rsidRPr="00112820">
        <w:rPr>
          <w:b/>
          <w:bCs/>
          <w:lang w:val="en-US" w:eastAsia="ru-RU"/>
        </w:rPr>
        <w:t>Pi</w:t>
      </w:r>
      <w:r w:rsidRPr="009F6785">
        <w:rPr>
          <w:b/>
          <w:bCs/>
          <w:lang w:eastAsia="ru-RU"/>
        </w:rPr>
        <w:t xml:space="preserve"> 4</w:t>
      </w:r>
      <w:r w:rsidRPr="00112820">
        <w:rPr>
          <w:b/>
          <w:bCs/>
          <w:lang w:val="en-US" w:eastAsia="ru-RU"/>
        </w:rPr>
        <w:t>B</w:t>
      </w:r>
      <w:r w:rsidRPr="009F6785">
        <w:rPr>
          <w:b/>
          <w:bCs/>
          <w:lang w:eastAsia="ru-RU"/>
        </w:rPr>
        <w:br/>
      </w:r>
      <w:r w:rsidRPr="009F6785">
        <w:rPr>
          <w:lang w:eastAsia="ru-RU"/>
        </w:rPr>
        <w:t>(</w:t>
      </w:r>
      <w:r w:rsidR="009F6785" w:rsidRPr="009F6785">
        <w:rPr>
          <w:lang w:eastAsia="ru-RU"/>
        </w:rPr>
        <w:t xml:space="preserve">Взято с </w:t>
      </w:r>
      <w:proofErr w:type="spellStart"/>
      <w:r w:rsidR="009F6785" w:rsidRPr="009F6785">
        <w:rPr>
          <w:lang w:eastAsia="ru-RU"/>
        </w:rPr>
        <w:t>Викисклада</w:t>
      </w:r>
      <w:proofErr w:type="spellEnd"/>
      <w:r w:rsidR="009F6785" w:rsidRPr="009F6785">
        <w:rPr>
          <w:lang w:eastAsia="ru-RU"/>
        </w:rPr>
        <w:t xml:space="preserve">, предоставлено в соответствии с </w:t>
      </w:r>
      <w:r w:rsidR="009F6785" w:rsidRPr="009F6785">
        <w:rPr>
          <w:lang w:val="en-US" w:eastAsia="ru-RU"/>
        </w:rPr>
        <w:t>CC</w:t>
      </w:r>
      <w:r w:rsidR="009F6785" w:rsidRPr="009F6785">
        <w:rPr>
          <w:lang w:eastAsia="ru-RU"/>
        </w:rPr>
        <w:t xml:space="preserve"> </w:t>
      </w:r>
      <w:r w:rsidR="009F6785" w:rsidRPr="009F6785">
        <w:rPr>
          <w:lang w:val="en-US" w:eastAsia="ru-RU"/>
        </w:rPr>
        <w:t>BY</w:t>
      </w:r>
      <w:r w:rsidR="009F6785" w:rsidRPr="009F6785">
        <w:rPr>
          <w:lang w:eastAsia="ru-RU"/>
        </w:rPr>
        <w:t>-</w:t>
      </w:r>
      <w:r w:rsidR="009F6785" w:rsidRPr="009F6785">
        <w:rPr>
          <w:lang w:val="en-US" w:eastAsia="ru-RU"/>
        </w:rPr>
        <w:t>SA</w:t>
      </w:r>
      <w:r w:rsidR="009F6785" w:rsidRPr="009F6785">
        <w:rPr>
          <w:lang w:eastAsia="ru-RU"/>
        </w:rPr>
        <w:t xml:space="preserve"> 4.0</w:t>
      </w:r>
      <w:r w:rsidRPr="009F6785">
        <w:rPr>
          <w:lang w:eastAsia="ru-RU"/>
        </w:rPr>
        <w:t>)</w:t>
      </w:r>
    </w:p>
    <w:p w14:paraId="0081D0C8" w14:textId="77777777" w:rsidR="00112820" w:rsidRPr="009F6785" w:rsidRDefault="00112820" w:rsidP="00112820"/>
    <w:p w14:paraId="0F332AD4" w14:textId="77777777" w:rsidR="007C35CD" w:rsidRPr="007C35CD" w:rsidRDefault="007C35CD" w:rsidP="007C35CD">
      <w:pPr>
        <w:pStyle w:val="Heading1"/>
      </w:pPr>
      <w:bookmarkStart w:id="9" w:name="_Toc151298749"/>
      <w:r w:rsidRPr="007C35CD">
        <w:t xml:space="preserve">Основные характеристики </w:t>
      </w:r>
      <w:proofErr w:type="spellStart"/>
      <w:r>
        <w:t>СнК</w:t>
      </w:r>
      <w:proofErr w:type="spellEnd"/>
      <w:r w:rsidRPr="007C35CD">
        <w:t xml:space="preserve"> </w:t>
      </w:r>
      <w:r w:rsidRPr="007C35CD">
        <w:rPr>
          <w:lang w:val="en-US"/>
        </w:rPr>
        <w:t>FE</w:t>
      </w:r>
      <w:r w:rsidRPr="007C35CD">
        <w:t>310</w:t>
      </w:r>
      <w:bookmarkEnd w:id="9"/>
    </w:p>
    <w:p w14:paraId="38FEB3E6" w14:textId="77777777" w:rsidR="00F33036" w:rsidRPr="00F33036" w:rsidRDefault="00F33036" w:rsidP="00F33036">
      <w:pPr>
        <w:rPr>
          <w:lang w:eastAsia="ru-RU"/>
        </w:rPr>
      </w:pPr>
      <w:r w:rsidRPr="007C35CD">
        <w:rPr>
          <w:lang w:eastAsia="ru-RU"/>
        </w:rPr>
        <w:t xml:space="preserve">В </w:t>
      </w:r>
      <w:r w:rsidRPr="00F33036">
        <w:rPr>
          <w:lang w:val="en-US" w:eastAsia="ru-RU"/>
        </w:rPr>
        <w:t>Red</w:t>
      </w:r>
      <w:r w:rsidRPr="007C35CD">
        <w:rPr>
          <w:lang w:eastAsia="ru-RU"/>
        </w:rPr>
        <w:t>-</w:t>
      </w:r>
      <w:r w:rsidRPr="00F33036">
        <w:rPr>
          <w:lang w:val="en-US" w:eastAsia="ru-RU"/>
        </w:rPr>
        <w:t>V</w:t>
      </w:r>
      <w:r w:rsidRPr="007C35CD">
        <w:rPr>
          <w:lang w:eastAsia="ru-RU"/>
        </w:rPr>
        <w:t xml:space="preserve"> </w:t>
      </w:r>
      <w:r w:rsidRPr="00F33036">
        <w:rPr>
          <w:lang w:val="en-US" w:eastAsia="ru-RU"/>
        </w:rPr>
        <w:t>Thing</w:t>
      </w:r>
      <w:r w:rsidRPr="007C35CD">
        <w:rPr>
          <w:lang w:eastAsia="ru-RU"/>
        </w:rPr>
        <w:t xml:space="preserve"> </w:t>
      </w:r>
      <w:r w:rsidRPr="00F33036">
        <w:rPr>
          <w:lang w:val="en-US" w:eastAsia="ru-RU"/>
        </w:rPr>
        <w:t>Plus</w:t>
      </w:r>
      <w:r w:rsidRPr="007C35CD">
        <w:rPr>
          <w:lang w:eastAsia="ru-RU"/>
        </w:rPr>
        <w:t xml:space="preserve"> используется </w:t>
      </w:r>
      <w:proofErr w:type="spellStart"/>
      <w:r w:rsidRPr="007C35CD">
        <w:rPr>
          <w:lang w:eastAsia="ru-RU"/>
        </w:rPr>
        <w:t>СнК</w:t>
      </w:r>
      <w:proofErr w:type="spellEnd"/>
      <w:r w:rsidRPr="007C35CD">
        <w:rPr>
          <w:lang w:eastAsia="ru-RU"/>
        </w:rPr>
        <w:t xml:space="preserve"> </w:t>
      </w:r>
      <w:r w:rsidRPr="00F33036">
        <w:rPr>
          <w:lang w:val="en-US" w:eastAsia="ru-RU"/>
        </w:rPr>
        <w:t>Freedom</w:t>
      </w:r>
      <w:r w:rsidRPr="007C35CD">
        <w:rPr>
          <w:lang w:eastAsia="ru-RU"/>
        </w:rPr>
        <w:t xml:space="preserve"> </w:t>
      </w:r>
      <w:r w:rsidRPr="00F33036">
        <w:rPr>
          <w:lang w:val="en-US" w:eastAsia="ru-RU"/>
        </w:rPr>
        <w:t>E</w:t>
      </w:r>
      <w:r w:rsidRPr="007C35CD">
        <w:rPr>
          <w:lang w:eastAsia="ru-RU"/>
        </w:rPr>
        <w:t>310-</w:t>
      </w:r>
      <w:r w:rsidRPr="00F33036">
        <w:rPr>
          <w:lang w:val="en-US" w:eastAsia="ru-RU"/>
        </w:rPr>
        <w:t>G</w:t>
      </w:r>
      <w:r w:rsidRPr="007C35CD">
        <w:rPr>
          <w:lang w:eastAsia="ru-RU"/>
        </w:rPr>
        <w:t xml:space="preserve">002. </w:t>
      </w:r>
      <w:r w:rsidRPr="00F33036">
        <w:rPr>
          <w:lang w:eastAsia="ru-RU"/>
        </w:rPr>
        <w:t>Вот некоторые из его особенностей:</w:t>
      </w:r>
    </w:p>
    <w:p w14:paraId="1E485C54" w14:textId="77777777" w:rsidR="00F33036" w:rsidRPr="00F33036" w:rsidRDefault="00F33036" w:rsidP="00F33036">
      <w:pPr>
        <w:pStyle w:val="ListParagraph"/>
        <w:numPr>
          <w:ilvl w:val="0"/>
          <w:numId w:val="28"/>
        </w:numPr>
        <w:rPr>
          <w:lang w:eastAsia="ru-RU"/>
        </w:rPr>
      </w:pPr>
      <w:r w:rsidRPr="00F33036">
        <w:rPr>
          <w:lang w:eastAsia="ru-RU"/>
        </w:rPr>
        <w:t xml:space="preserve">Комплекс ядер </w:t>
      </w:r>
      <w:proofErr w:type="spellStart"/>
      <w:r w:rsidRPr="00F33036">
        <w:rPr>
          <w:lang w:val="en-US" w:eastAsia="ru-RU"/>
        </w:rPr>
        <w:t>SiFive</w:t>
      </w:r>
      <w:proofErr w:type="spellEnd"/>
      <w:r w:rsidRPr="00F33036">
        <w:rPr>
          <w:lang w:eastAsia="ru-RU"/>
        </w:rPr>
        <w:t xml:space="preserve"> </w:t>
      </w:r>
      <w:r w:rsidRPr="00F33036">
        <w:rPr>
          <w:lang w:val="en-US" w:eastAsia="ru-RU"/>
        </w:rPr>
        <w:t>E</w:t>
      </w:r>
      <w:r w:rsidRPr="00F33036">
        <w:rPr>
          <w:lang w:eastAsia="ru-RU"/>
        </w:rPr>
        <w:t>31 с частотой до 320 МГц</w:t>
      </w:r>
    </w:p>
    <w:p w14:paraId="590AD589" w14:textId="77777777" w:rsidR="00F33036" w:rsidRPr="00F33036" w:rsidRDefault="00F33036" w:rsidP="00F33036">
      <w:pPr>
        <w:pStyle w:val="ListParagraph"/>
        <w:numPr>
          <w:ilvl w:val="0"/>
          <w:numId w:val="28"/>
        </w:numPr>
        <w:rPr>
          <w:lang w:eastAsia="ru-RU"/>
        </w:rPr>
      </w:pPr>
      <w:r w:rsidRPr="00F33036">
        <w:rPr>
          <w:lang w:eastAsia="ru-RU"/>
        </w:rPr>
        <w:t>Гибкие параметры синхронизации, которые включают внутреннюю ФАПЧ, кольцевой осциллятор со свободным ходом и внешний кристалл с частотой 16 МГц</w:t>
      </w:r>
    </w:p>
    <w:p w14:paraId="0FAECC81" w14:textId="77777777" w:rsidR="00F33036" w:rsidRPr="00F33036" w:rsidRDefault="00F33036" w:rsidP="00F33036">
      <w:pPr>
        <w:pStyle w:val="ListParagraph"/>
        <w:numPr>
          <w:ilvl w:val="0"/>
          <w:numId w:val="28"/>
        </w:numPr>
        <w:rPr>
          <w:lang w:eastAsia="ru-RU"/>
        </w:rPr>
      </w:pPr>
      <w:r w:rsidRPr="00F33036">
        <w:rPr>
          <w:lang w:eastAsia="ru-RU"/>
        </w:rPr>
        <w:t xml:space="preserve">Процессор </w:t>
      </w:r>
      <w:r w:rsidRPr="00F33036">
        <w:rPr>
          <w:lang w:val="en-US" w:eastAsia="ru-RU"/>
        </w:rPr>
        <w:t>RISC</w:t>
      </w:r>
      <w:r w:rsidRPr="00F33036">
        <w:rPr>
          <w:lang w:eastAsia="ru-RU"/>
        </w:rPr>
        <w:t>-</w:t>
      </w:r>
      <w:r w:rsidRPr="00F33036">
        <w:rPr>
          <w:lang w:val="en-US" w:eastAsia="ru-RU"/>
        </w:rPr>
        <w:t>V</w:t>
      </w:r>
      <w:r w:rsidRPr="00F33036">
        <w:rPr>
          <w:lang w:eastAsia="ru-RU"/>
        </w:rPr>
        <w:t xml:space="preserve"> </w:t>
      </w:r>
      <w:r w:rsidRPr="00F33036">
        <w:rPr>
          <w:lang w:val="en-US" w:eastAsia="ru-RU"/>
        </w:rPr>
        <w:t>RV</w:t>
      </w:r>
      <w:r w:rsidRPr="00F33036">
        <w:rPr>
          <w:lang w:eastAsia="ru-RU"/>
        </w:rPr>
        <w:t>32</w:t>
      </w:r>
      <w:r w:rsidRPr="00F33036">
        <w:rPr>
          <w:lang w:val="en-US" w:eastAsia="ru-RU"/>
        </w:rPr>
        <w:t>IMAC</w:t>
      </w:r>
    </w:p>
    <w:p w14:paraId="3FE81B46" w14:textId="77777777" w:rsidR="00F33036" w:rsidRPr="00F33036" w:rsidRDefault="00F33036" w:rsidP="00F33036">
      <w:pPr>
        <w:pStyle w:val="ListParagraph"/>
        <w:numPr>
          <w:ilvl w:val="0"/>
          <w:numId w:val="28"/>
        </w:numPr>
        <w:rPr>
          <w:lang w:eastAsia="ru-RU"/>
        </w:rPr>
      </w:pPr>
      <w:r w:rsidRPr="00F33036">
        <w:rPr>
          <w:lang w:eastAsia="ru-RU"/>
        </w:rPr>
        <w:t xml:space="preserve">Программная память </w:t>
      </w:r>
      <w:r w:rsidRPr="00F33036">
        <w:rPr>
          <w:lang w:val="en-US" w:eastAsia="ru-RU"/>
        </w:rPr>
        <w:t>OTP</w:t>
      </w:r>
      <w:r w:rsidRPr="00F33036">
        <w:rPr>
          <w:lang w:eastAsia="ru-RU"/>
        </w:rPr>
        <w:t xml:space="preserve"> объемом 8 Кбайт</w:t>
      </w:r>
    </w:p>
    <w:p w14:paraId="466B1EED" w14:textId="77777777" w:rsidR="00F33036" w:rsidRPr="00F33036" w:rsidRDefault="00F33036" w:rsidP="00F33036">
      <w:pPr>
        <w:pStyle w:val="ListParagraph"/>
        <w:numPr>
          <w:ilvl w:val="0"/>
          <w:numId w:val="28"/>
        </w:numPr>
        <w:rPr>
          <w:lang w:eastAsia="ru-RU"/>
        </w:rPr>
      </w:pPr>
      <w:r w:rsidRPr="00F33036">
        <w:rPr>
          <w:lang w:eastAsia="ru-RU"/>
        </w:rPr>
        <w:lastRenderedPageBreak/>
        <w:t>Кэш команд объемом 16 КБ</w:t>
      </w:r>
    </w:p>
    <w:p w14:paraId="168E436A" w14:textId="77777777" w:rsidR="00F33036" w:rsidRDefault="00F33036" w:rsidP="00F33036">
      <w:pPr>
        <w:pStyle w:val="ListParagraph"/>
        <w:numPr>
          <w:ilvl w:val="0"/>
          <w:numId w:val="28"/>
        </w:numPr>
        <w:rPr>
          <w:lang w:eastAsia="ru-RU"/>
        </w:rPr>
      </w:pPr>
      <w:r w:rsidRPr="00F33036">
        <w:rPr>
          <w:lang w:eastAsia="ru-RU"/>
        </w:rPr>
        <w:t xml:space="preserve">16 КБ данных </w:t>
      </w:r>
      <w:r w:rsidRPr="00F33036">
        <w:rPr>
          <w:lang w:val="en-US" w:eastAsia="ru-RU"/>
        </w:rPr>
        <w:t>SRAM</w:t>
      </w:r>
    </w:p>
    <w:p w14:paraId="6ABD00C3" w14:textId="77777777" w:rsidR="00F33036" w:rsidRDefault="00F33036" w:rsidP="00F33036">
      <w:pPr>
        <w:pStyle w:val="ListParagraph"/>
        <w:numPr>
          <w:ilvl w:val="0"/>
          <w:numId w:val="28"/>
        </w:numPr>
        <w:rPr>
          <w:lang w:eastAsia="ru-RU"/>
        </w:rPr>
      </w:pPr>
      <w:r>
        <w:rPr>
          <w:lang w:eastAsia="ru-RU"/>
        </w:rPr>
        <w:t>3 независимых ШИМ-контроллера</w:t>
      </w:r>
    </w:p>
    <w:p w14:paraId="6FD32F13" w14:textId="77777777" w:rsidR="00F33036" w:rsidRPr="00F33036" w:rsidRDefault="00F33036" w:rsidP="00F33036">
      <w:pPr>
        <w:pStyle w:val="ListParagraph"/>
        <w:numPr>
          <w:ilvl w:val="0"/>
          <w:numId w:val="28"/>
        </w:numPr>
        <w:rPr>
          <w:lang w:val="en-US" w:eastAsia="ru-RU"/>
        </w:rPr>
      </w:pPr>
      <w:r w:rsidRPr="00F33036">
        <w:rPr>
          <w:lang w:eastAsia="ru-RU"/>
        </w:rPr>
        <w:t>Интерфейсы</w:t>
      </w:r>
      <w:r w:rsidRPr="00F33036">
        <w:rPr>
          <w:lang w:val="en-US" w:eastAsia="ru-RU"/>
        </w:rPr>
        <w:t xml:space="preserve"> JTAG, SPI I2C </w:t>
      </w:r>
      <w:r w:rsidRPr="00F33036">
        <w:rPr>
          <w:lang w:eastAsia="ru-RU"/>
        </w:rPr>
        <w:t>и</w:t>
      </w:r>
      <w:r w:rsidRPr="00F33036">
        <w:rPr>
          <w:lang w:val="en-US" w:eastAsia="ru-RU"/>
        </w:rPr>
        <w:t xml:space="preserve"> UART</w:t>
      </w:r>
    </w:p>
    <w:p w14:paraId="13C1DDDF" w14:textId="77777777" w:rsidR="00F33036" w:rsidRPr="00F33036" w:rsidRDefault="00F33036" w:rsidP="00F33036">
      <w:pPr>
        <w:pStyle w:val="ListParagraph"/>
        <w:numPr>
          <w:ilvl w:val="0"/>
          <w:numId w:val="28"/>
        </w:numPr>
        <w:rPr>
          <w:lang w:eastAsia="ru-RU"/>
        </w:rPr>
      </w:pPr>
      <w:r w:rsidRPr="00F33036">
        <w:rPr>
          <w:lang w:eastAsia="ru-RU"/>
        </w:rPr>
        <w:t xml:space="preserve">Флэш-интерфейс </w:t>
      </w:r>
      <w:r w:rsidRPr="00F33036">
        <w:rPr>
          <w:lang w:val="en-US" w:eastAsia="ru-RU"/>
        </w:rPr>
        <w:t>QSPI</w:t>
      </w:r>
    </w:p>
    <w:p w14:paraId="0F697221" w14:textId="77777777" w:rsidR="00F33036" w:rsidRPr="00F33036" w:rsidRDefault="00F33036" w:rsidP="00F33036">
      <w:pPr>
        <w:pStyle w:val="ListParagraph"/>
        <w:numPr>
          <w:ilvl w:val="0"/>
          <w:numId w:val="28"/>
        </w:numPr>
        <w:rPr>
          <w:lang w:eastAsia="ru-RU"/>
        </w:rPr>
      </w:pPr>
      <w:r w:rsidRPr="00F33036">
        <w:rPr>
          <w:lang w:eastAsia="ru-RU"/>
        </w:rPr>
        <w:t>8 КБ ПЗУ с маской</w:t>
      </w:r>
    </w:p>
    <w:p w14:paraId="5B4C25B7" w14:textId="77777777" w:rsidR="00F33036" w:rsidRPr="00F33036" w:rsidRDefault="00F33036" w:rsidP="00F33036">
      <w:pPr>
        <w:pStyle w:val="ListParagraph"/>
        <w:numPr>
          <w:ilvl w:val="0"/>
          <w:numId w:val="28"/>
        </w:numPr>
        <w:rPr>
          <w:lang w:eastAsia="ru-RU"/>
        </w:rPr>
      </w:pPr>
      <w:r w:rsidRPr="00F33036">
        <w:rPr>
          <w:lang w:eastAsia="ru-RU"/>
        </w:rPr>
        <w:t>Требуются источники питания напряжением 1,8 В и 3,3 В</w:t>
      </w:r>
    </w:p>
    <w:p w14:paraId="134FD37F" w14:textId="77777777" w:rsidR="00F33036" w:rsidRDefault="00F33036" w:rsidP="00F33036">
      <w:pPr>
        <w:rPr>
          <w:lang w:eastAsia="ru-RU"/>
        </w:rPr>
      </w:pPr>
      <w:r w:rsidRPr="00F33036">
        <w:rPr>
          <w:lang w:eastAsia="ru-RU"/>
        </w:rPr>
        <w:t xml:space="preserve">Как вы можете видеть, это больше похоже на </w:t>
      </w:r>
      <w:r w:rsidRPr="00F33036">
        <w:rPr>
          <w:lang w:val="en-US" w:eastAsia="ru-RU"/>
        </w:rPr>
        <w:t>MCU</w:t>
      </w:r>
      <w:r w:rsidRPr="00F33036">
        <w:rPr>
          <w:lang w:eastAsia="ru-RU"/>
        </w:rPr>
        <w:t xml:space="preserve">, чем на </w:t>
      </w:r>
      <w:proofErr w:type="spellStart"/>
      <w:r w:rsidRPr="00F33036">
        <w:rPr>
          <w:lang w:eastAsia="ru-RU"/>
        </w:rPr>
        <w:t>СнК</w:t>
      </w:r>
      <w:proofErr w:type="spellEnd"/>
      <w:r w:rsidRPr="00F33036">
        <w:rPr>
          <w:lang w:eastAsia="ru-RU"/>
        </w:rPr>
        <w:t xml:space="preserve">, как описано выше. Однако в этом чипе реализован ряд улучшений производительности, что ставит его на более высокий уровень в категории микроконтроллеров. Эти усовершенствования включают кэш команд, конвейер выполнения, предсказатель ветвлений, интерфейс </w:t>
      </w:r>
      <w:r w:rsidRPr="00F33036">
        <w:rPr>
          <w:lang w:val="en-US" w:eastAsia="ru-RU"/>
        </w:rPr>
        <w:t>QSPI</w:t>
      </w:r>
      <w:r w:rsidRPr="00F33036">
        <w:rPr>
          <w:lang w:eastAsia="ru-RU"/>
        </w:rPr>
        <w:t xml:space="preserve"> для внешней флэш-памяти и тесно интегрированную память данных.</w:t>
      </w:r>
    </w:p>
    <w:p w14:paraId="787165D5" w14:textId="32E0B010" w:rsidR="00F33036" w:rsidRDefault="00F33036" w:rsidP="00112820">
      <w:pPr>
        <w:rPr>
          <w:lang w:eastAsia="ru-RU"/>
        </w:rPr>
      </w:pPr>
      <w:r w:rsidRPr="00F33036">
        <w:rPr>
          <w:lang w:eastAsia="ru-RU"/>
        </w:rPr>
        <w:t>Эти улучшения не получили широкого распространения в популярных микроконтроллерах, и в этом курсе мы, безусловно, используя этот мощный чип в качестве традиционного микроконтроллера</w:t>
      </w:r>
      <w:r w:rsidR="00703B61">
        <w:rPr>
          <w:lang w:eastAsia="ru-RU"/>
        </w:rPr>
        <w:t xml:space="preserve">, </w:t>
      </w:r>
      <w:r w:rsidRPr="00F33036">
        <w:rPr>
          <w:lang w:eastAsia="ru-RU"/>
        </w:rPr>
        <w:t>не раскроем его потенциал полностью.</w:t>
      </w:r>
    </w:p>
    <w:p w14:paraId="315C8D26" w14:textId="77777777" w:rsidR="00112820" w:rsidRPr="00F33036" w:rsidRDefault="00F33036" w:rsidP="00112820">
      <w:pPr>
        <w:rPr>
          <w:lang w:eastAsia="ru-RU"/>
        </w:rPr>
      </w:pPr>
      <w:r w:rsidRPr="00F33036">
        <w:rPr>
          <w:lang w:eastAsia="ru-RU"/>
        </w:rPr>
        <w:t xml:space="preserve">Чип имеет относительно небольшое количество контактов, и он доступен только в корпусе </w:t>
      </w:r>
      <w:r w:rsidRPr="00F33036">
        <w:rPr>
          <w:lang w:val="en-US" w:eastAsia="ru-RU"/>
        </w:rPr>
        <w:t>QFN</w:t>
      </w:r>
      <w:r w:rsidRPr="00F33036">
        <w:rPr>
          <w:lang w:eastAsia="ru-RU"/>
        </w:rPr>
        <w:t>48:</w:t>
      </w:r>
      <w:r w:rsidR="00112820" w:rsidRPr="00112820">
        <w:rPr>
          <w:rFonts w:ascii="inherit" w:hAnsi="inherit"/>
          <w:lang w:val="en-US" w:eastAsia="ru-RU"/>
        </w:rPr>
        <w:t> </w:t>
      </w:r>
    </w:p>
    <w:p w14:paraId="469FAC84" w14:textId="77777777" w:rsidR="00112820" w:rsidRPr="007C35CD" w:rsidRDefault="00112820" w:rsidP="00112820">
      <w:pPr>
        <w:jc w:val="center"/>
        <w:rPr>
          <w:lang w:eastAsia="ru-RU"/>
        </w:rPr>
      </w:pPr>
      <w:r w:rsidRPr="00112820">
        <w:rPr>
          <w:noProof/>
          <w:lang w:eastAsia="ru-RU"/>
        </w:rPr>
        <w:lastRenderedPageBreak/>
        <w:drawing>
          <wp:inline distT="0" distB="0" distL="0" distR="0" wp14:anchorId="593B4D52" wp14:editId="53122CD0">
            <wp:extent cx="5715000" cy="5760720"/>
            <wp:effectExtent l="0" t="0" r="0" b="0"/>
            <wp:docPr id="41" name="Рисунок 41" descr="The FE310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E310 pin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5760720"/>
                    </a:xfrm>
                    <a:prstGeom prst="rect">
                      <a:avLst/>
                    </a:prstGeom>
                    <a:noFill/>
                    <a:ln>
                      <a:noFill/>
                    </a:ln>
                  </pic:spPr>
                </pic:pic>
              </a:graphicData>
            </a:graphic>
          </wp:inline>
        </w:drawing>
      </w:r>
      <w:r w:rsidRPr="007C35CD">
        <w:rPr>
          <w:lang w:eastAsia="ru-RU"/>
        </w:rPr>
        <w:br/>
      </w:r>
      <w:r w:rsidR="007C35CD" w:rsidRPr="007C35CD">
        <w:rPr>
          <w:b/>
          <w:bCs/>
          <w:lang w:eastAsia="ru-RU"/>
        </w:rPr>
        <w:t xml:space="preserve">Комплектация </w:t>
      </w:r>
      <w:r w:rsidR="007C35CD" w:rsidRPr="007C35CD">
        <w:rPr>
          <w:b/>
          <w:bCs/>
          <w:lang w:val="en-US" w:eastAsia="ru-RU"/>
        </w:rPr>
        <w:t>FE</w:t>
      </w:r>
      <w:r w:rsidR="007C35CD" w:rsidRPr="007C35CD">
        <w:rPr>
          <w:b/>
          <w:bCs/>
          <w:lang w:eastAsia="ru-RU"/>
        </w:rPr>
        <w:t xml:space="preserve"> 310-</w:t>
      </w:r>
      <w:r w:rsidR="007C35CD" w:rsidRPr="007C35CD">
        <w:rPr>
          <w:b/>
          <w:bCs/>
          <w:lang w:val="en-US" w:eastAsia="ru-RU"/>
        </w:rPr>
        <w:t>G</w:t>
      </w:r>
      <w:r w:rsidR="007C35CD" w:rsidRPr="007C35CD">
        <w:rPr>
          <w:b/>
          <w:bCs/>
          <w:lang w:eastAsia="ru-RU"/>
        </w:rPr>
        <w:t xml:space="preserve">002 и </w:t>
      </w:r>
      <w:proofErr w:type="spellStart"/>
      <w:r w:rsidR="007C35CD" w:rsidRPr="007C35CD">
        <w:rPr>
          <w:b/>
          <w:bCs/>
          <w:lang w:eastAsia="ru-RU"/>
        </w:rPr>
        <w:t>распиновка</w:t>
      </w:r>
      <w:proofErr w:type="spellEnd"/>
      <w:r w:rsidR="007C35CD">
        <w:rPr>
          <w:b/>
          <w:bCs/>
          <w:lang w:eastAsia="ru-RU"/>
        </w:rPr>
        <w:t xml:space="preserve"> </w:t>
      </w:r>
      <w:r w:rsidRPr="007C35CD">
        <w:rPr>
          <w:lang w:eastAsia="ru-RU"/>
        </w:rPr>
        <w:br/>
        <w:t>(</w:t>
      </w:r>
      <w:r w:rsidR="007C35CD" w:rsidRPr="007C35CD">
        <w:rPr>
          <w:lang w:eastAsia="ru-RU"/>
        </w:rPr>
        <w:t xml:space="preserve">Изображение из спецификации </w:t>
      </w:r>
      <w:r w:rsidR="007C35CD" w:rsidRPr="007C35CD">
        <w:rPr>
          <w:lang w:val="en-US" w:eastAsia="ru-RU"/>
        </w:rPr>
        <w:t>FE</w:t>
      </w:r>
      <w:r w:rsidR="007C35CD" w:rsidRPr="007C35CD">
        <w:rPr>
          <w:lang w:eastAsia="ru-RU"/>
        </w:rPr>
        <w:t xml:space="preserve"> 310-</w:t>
      </w:r>
      <w:r w:rsidR="007C35CD" w:rsidRPr="007C35CD">
        <w:rPr>
          <w:lang w:val="en-US" w:eastAsia="ru-RU"/>
        </w:rPr>
        <w:t>G</w:t>
      </w:r>
      <w:r w:rsidR="007C35CD" w:rsidRPr="007C35CD">
        <w:rPr>
          <w:lang w:eastAsia="ru-RU"/>
        </w:rPr>
        <w:t xml:space="preserve">002, воспроизведенное с разрешения </w:t>
      </w:r>
      <w:proofErr w:type="spellStart"/>
      <w:r w:rsidR="007C35CD" w:rsidRPr="007C35CD">
        <w:rPr>
          <w:lang w:val="en-US" w:eastAsia="ru-RU"/>
        </w:rPr>
        <w:t>SiFive</w:t>
      </w:r>
      <w:proofErr w:type="spellEnd"/>
      <w:r w:rsidRPr="007C35CD">
        <w:rPr>
          <w:lang w:eastAsia="ru-RU"/>
        </w:rPr>
        <w:t>)</w:t>
      </w:r>
    </w:p>
    <w:p w14:paraId="76AA2941" w14:textId="77777777" w:rsidR="00112820" w:rsidRPr="007C35CD" w:rsidRDefault="00112820" w:rsidP="00112820">
      <w:pPr>
        <w:rPr>
          <w:lang w:eastAsia="ru-RU"/>
        </w:rPr>
      </w:pPr>
      <w:r w:rsidRPr="00112820">
        <w:rPr>
          <w:rFonts w:ascii="inherit" w:hAnsi="inherit"/>
          <w:lang w:val="en-US" w:eastAsia="ru-RU"/>
        </w:rPr>
        <w:t> </w:t>
      </w:r>
    </w:p>
    <w:p w14:paraId="78FD92A1" w14:textId="77777777" w:rsidR="007C35CD" w:rsidRPr="00434767" w:rsidRDefault="007C35CD" w:rsidP="00112820">
      <w:pPr>
        <w:pStyle w:val="Heading2"/>
        <w:rPr>
          <w:rFonts w:eastAsiaTheme="minorHAnsi" w:cstheme="minorBidi"/>
          <w:b w:val="0"/>
          <w:sz w:val="24"/>
          <w:szCs w:val="22"/>
          <w:lang w:eastAsia="ru-RU"/>
        </w:rPr>
      </w:pPr>
      <w:bookmarkStart w:id="10" w:name="_Toc151298750"/>
      <w:r w:rsidRPr="007C35CD">
        <w:rPr>
          <w:rFonts w:eastAsiaTheme="minorHAnsi" w:cstheme="minorBidi"/>
          <w:b w:val="0"/>
          <w:sz w:val="24"/>
          <w:szCs w:val="22"/>
          <w:lang w:eastAsia="ru-RU"/>
        </w:rPr>
        <w:t xml:space="preserve">Чтобы узнать больше о функциях микроконтроллера, не стесняйтесь обращаться к техническому описанию </w:t>
      </w:r>
      <w:r w:rsidRPr="007C35CD">
        <w:rPr>
          <w:rFonts w:eastAsiaTheme="minorHAnsi" w:cstheme="minorBidi"/>
          <w:b w:val="0"/>
          <w:sz w:val="24"/>
          <w:szCs w:val="22"/>
          <w:lang w:val="en-US" w:eastAsia="ru-RU"/>
        </w:rPr>
        <w:t>FE</w:t>
      </w:r>
      <w:r w:rsidRPr="00434767">
        <w:rPr>
          <w:rFonts w:eastAsiaTheme="minorHAnsi" w:cstheme="minorBidi"/>
          <w:b w:val="0"/>
          <w:sz w:val="24"/>
          <w:szCs w:val="22"/>
          <w:lang w:eastAsia="ru-RU"/>
        </w:rPr>
        <w:t>301-</w:t>
      </w:r>
      <w:r w:rsidRPr="007C35CD">
        <w:rPr>
          <w:rFonts w:eastAsiaTheme="minorHAnsi" w:cstheme="minorBidi"/>
          <w:b w:val="0"/>
          <w:sz w:val="24"/>
          <w:szCs w:val="22"/>
          <w:lang w:val="en-US" w:eastAsia="ru-RU"/>
        </w:rPr>
        <w:t>G</w:t>
      </w:r>
      <w:r w:rsidRPr="00434767">
        <w:rPr>
          <w:rFonts w:eastAsiaTheme="minorHAnsi" w:cstheme="minorBidi"/>
          <w:b w:val="0"/>
          <w:sz w:val="24"/>
          <w:szCs w:val="22"/>
          <w:lang w:eastAsia="ru-RU"/>
        </w:rPr>
        <w:t>002.</w:t>
      </w:r>
      <w:bookmarkEnd w:id="10"/>
    </w:p>
    <w:p w14:paraId="32EF199C" w14:textId="77777777" w:rsidR="00112820" w:rsidRPr="007C35CD" w:rsidRDefault="007C35CD" w:rsidP="00112820">
      <w:pPr>
        <w:pStyle w:val="Heading2"/>
      </w:pPr>
      <w:bookmarkStart w:id="11" w:name="_Toc151298751"/>
      <w:r>
        <w:t>Принципиальная схема</w:t>
      </w:r>
      <w:bookmarkEnd w:id="11"/>
    </w:p>
    <w:p w14:paraId="19B63789" w14:textId="70CF2FE0" w:rsidR="00112820" w:rsidRPr="007C35CD" w:rsidRDefault="007C35CD" w:rsidP="00112820">
      <w:pPr>
        <w:rPr>
          <w:lang w:eastAsia="ru-RU"/>
        </w:rPr>
      </w:pPr>
      <w:r w:rsidRPr="007C35CD">
        <w:rPr>
          <w:lang w:eastAsia="ru-RU"/>
        </w:rPr>
        <w:t xml:space="preserve">На </w:t>
      </w:r>
      <w:r w:rsidR="00703B61">
        <w:rPr>
          <w:lang w:eastAsia="ru-RU"/>
        </w:rPr>
        <w:t>рисунке</w:t>
      </w:r>
      <w:r w:rsidR="00703B61" w:rsidRPr="007C35CD">
        <w:rPr>
          <w:lang w:eastAsia="ru-RU"/>
        </w:rPr>
        <w:t xml:space="preserve"> </w:t>
      </w:r>
      <w:r w:rsidR="002A049A">
        <w:rPr>
          <w:lang w:eastAsia="ru-RU"/>
        </w:rPr>
        <w:t>п</w:t>
      </w:r>
      <w:r w:rsidRPr="007C35CD">
        <w:rPr>
          <w:lang w:eastAsia="ru-RU"/>
        </w:rPr>
        <w:t xml:space="preserve">редставлена принципиальная схема </w:t>
      </w:r>
      <w:r w:rsidRPr="007C35CD">
        <w:rPr>
          <w:lang w:val="en-US" w:eastAsia="ru-RU"/>
        </w:rPr>
        <w:t>FE</w:t>
      </w:r>
      <w:r w:rsidRPr="007C35CD">
        <w:rPr>
          <w:lang w:eastAsia="ru-RU"/>
        </w:rPr>
        <w:t xml:space="preserve"> 310. Бегло ознакомьтесь с его компонентами и организацией, но не тратьте слишком много времени на то, чтобы разобраться в каждой детали или аббревиатуре. Далее мы рассмотрим несколько из этих модулей.</w:t>
      </w:r>
      <w:r w:rsidR="00112820" w:rsidRPr="00112820">
        <w:rPr>
          <w:rFonts w:ascii="inherit" w:hAnsi="inherit"/>
          <w:lang w:val="en-US" w:eastAsia="ru-RU"/>
        </w:rPr>
        <w:t> </w:t>
      </w:r>
    </w:p>
    <w:p w14:paraId="7E7D4FA4" w14:textId="77777777" w:rsidR="00112820" w:rsidRPr="007C35CD" w:rsidRDefault="00112820" w:rsidP="00112820">
      <w:pPr>
        <w:jc w:val="center"/>
        <w:rPr>
          <w:lang w:eastAsia="ru-RU"/>
        </w:rPr>
      </w:pPr>
      <w:r w:rsidRPr="00112820">
        <w:rPr>
          <w:noProof/>
          <w:lang w:eastAsia="ru-RU"/>
        </w:rPr>
        <w:lastRenderedPageBreak/>
        <w:drawing>
          <wp:inline distT="0" distB="0" distL="0" distR="0" wp14:anchorId="7B4E0239" wp14:editId="7AB83CAA">
            <wp:extent cx="5415414" cy="4511040"/>
            <wp:effectExtent l="0" t="0" r="0" b="3810"/>
            <wp:docPr id="42" name="Рисунок 42" descr="The FE310 system block diagram showing the CPU, GPIO, and AON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FE310 system block diagram showing the CPU, GPIO, and AON bloc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7999" cy="4521524"/>
                    </a:xfrm>
                    <a:prstGeom prst="rect">
                      <a:avLst/>
                    </a:prstGeom>
                    <a:noFill/>
                    <a:ln>
                      <a:noFill/>
                    </a:ln>
                  </pic:spPr>
                </pic:pic>
              </a:graphicData>
            </a:graphic>
          </wp:inline>
        </w:drawing>
      </w:r>
      <w:r w:rsidRPr="007C35CD">
        <w:rPr>
          <w:lang w:eastAsia="ru-RU"/>
        </w:rPr>
        <w:br/>
      </w:r>
      <w:r w:rsidR="007C35CD" w:rsidRPr="007C35CD">
        <w:rPr>
          <w:b/>
          <w:bCs/>
          <w:lang w:eastAsia="ru-RU"/>
        </w:rPr>
        <w:t xml:space="preserve">Принципиальная схема верхнего уровня </w:t>
      </w:r>
      <w:r w:rsidR="007C35CD" w:rsidRPr="007C35CD">
        <w:rPr>
          <w:b/>
          <w:bCs/>
          <w:lang w:val="en-US" w:eastAsia="ru-RU"/>
        </w:rPr>
        <w:t>FE</w:t>
      </w:r>
      <w:r w:rsidR="007C35CD" w:rsidRPr="007C35CD">
        <w:rPr>
          <w:b/>
          <w:bCs/>
          <w:lang w:eastAsia="ru-RU"/>
        </w:rPr>
        <w:t>310</w:t>
      </w:r>
      <w:r w:rsidRPr="007C35CD">
        <w:rPr>
          <w:b/>
          <w:bCs/>
          <w:lang w:eastAsia="ru-RU"/>
        </w:rPr>
        <w:br/>
      </w:r>
      <w:r w:rsidRPr="007C35CD">
        <w:rPr>
          <w:lang w:eastAsia="ru-RU"/>
        </w:rPr>
        <w:t>(</w:t>
      </w:r>
      <w:r w:rsidR="007C35CD" w:rsidRPr="007C35CD">
        <w:rPr>
          <w:lang w:eastAsia="ru-RU"/>
        </w:rPr>
        <w:t xml:space="preserve">Изображение из руководства пользователя </w:t>
      </w:r>
      <w:r w:rsidR="007C35CD" w:rsidRPr="007C35CD">
        <w:rPr>
          <w:lang w:val="en-US" w:eastAsia="ru-RU"/>
        </w:rPr>
        <w:t>FE</w:t>
      </w:r>
      <w:r w:rsidR="007C35CD" w:rsidRPr="007C35CD">
        <w:rPr>
          <w:lang w:eastAsia="ru-RU"/>
        </w:rPr>
        <w:t xml:space="preserve"> 310-</w:t>
      </w:r>
      <w:r w:rsidR="007C35CD" w:rsidRPr="007C35CD">
        <w:rPr>
          <w:lang w:val="en-US" w:eastAsia="ru-RU"/>
        </w:rPr>
        <w:t>G</w:t>
      </w:r>
      <w:r w:rsidR="007C35CD" w:rsidRPr="007C35CD">
        <w:rPr>
          <w:lang w:eastAsia="ru-RU"/>
        </w:rPr>
        <w:t xml:space="preserve">002, воспроизведенное с разрешения </w:t>
      </w:r>
      <w:proofErr w:type="spellStart"/>
      <w:r w:rsidR="007C35CD" w:rsidRPr="007C35CD">
        <w:rPr>
          <w:lang w:val="en-US" w:eastAsia="ru-RU"/>
        </w:rPr>
        <w:t>SiFive</w:t>
      </w:r>
      <w:proofErr w:type="spellEnd"/>
      <w:r w:rsidRPr="007C35CD">
        <w:rPr>
          <w:lang w:eastAsia="ru-RU"/>
        </w:rPr>
        <w:t xml:space="preserve">, </w:t>
      </w:r>
      <w:r w:rsidRPr="00112820">
        <w:rPr>
          <w:lang w:val="en-US" w:eastAsia="ru-RU"/>
        </w:rPr>
        <w:t>Inc</w:t>
      </w:r>
      <w:r w:rsidRPr="007C35CD">
        <w:rPr>
          <w:lang w:eastAsia="ru-RU"/>
        </w:rPr>
        <w:t>.)</w:t>
      </w:r>
    </w:p>
    <w:p w14:paraId="286554B8" w14:textId="77777777" w:rsidR="00112820" w:rsidRPr="007C35CD" w:rsidRDefault="00112820" w:rsidP="00112820">
      <w:pPr>
        <w:rPr>
          <w:lang w:eastAsia="ru-RU"/>
        </w:rPr>
      </w:pPr>
      <w:r w:rsidRPr="00112820">
        <w:rPr>
          <w:rFonts w:ascii="inherit" w:hAnsi="inherit"/>
          <w:lang w:val="en-US" w:eastAsia="ru-RU"/>
        </w:rPr>
        <w:t> </w:t>
      </w:r>
    </w:p>
    <w:p w14:paraId="526FE059" w14:textId="77777777" w:rsidR="007C35CD" w:rsidRPr="00434767" w:rsidRDefault="007C35CD" w:rsidP="00112820">
      <w:pPr>
        <w:rPr>
          <w:lang w:eastAsia="ru-RU"/>
        </w:rPr>
      </w:pPr>
      <w:r w:rsidRPr="007C35CD">
        <w:rPr>
          <w:lang w:eastAsia="ru-RU"/>
        </w:rPr>
        <w:t xml:space="preserve">Пунктирный прямоугольник слева обозначает ядро </w:t>
      </w:r>
      <w:r w:rsidRPr="007C35CD">
        <w:rPr>
          <w:lang w:val="en-US" w:eastAsia="ru-RU"/>
        </w:rPr>
        <w:t>E</w:t>
      </w:r>
      <w:r w:rsidRPr="007C35CD">
        <w:rPr>
          <w:lang w:eastAsia="ru-RU"/>
        </w:rPr>
        <w:t xml:space="preserve">31, которое представляет собой усовершенствованный дизайн процессора </w:t>
      </w:r>
      <w:proofErr w:type="spellStart"/>
      <w:r w:rsidRPr="007C35CD">
        <w:rPr>
          <w:lang w:val="en-US" w:eastAsia="ru-RU"/>
        </w:rPr>
        <w:t>SiFive</w:t>
      </w:r>
      <w:proofErr w:type="spellEnd"/>
      <w:r w:rsidRPr="007C35CD">
        <w:rPr>
          <w:lang w:eastAsia="ru-RU"/>
        </w:rPr>
        <w:t xml:space="preserve">. Наиболее важной частью ядра является центральный процессор, который представляет собой </w:t>
      </w:r>
      <w:r w:rsidR="002A049A">
        <w:rPr>
          <w:lang w:eastAsia="ru-RU"/>
        </w:rPr>
        <w:t>процессор</w:t>
      </w:r>
      <w:r w:rsidRPr="007C35CD">
        <w:rPr>
          <w:lang w:eastAsia="ru-RU"/>
        </w:rPr>
        <w:t xml:space="preserve"> </w:t>
      </w:r>
      <w:r w:rsidRPr="007C35CD">
        <w:rPr>
          <w:lang w:val="en-US" w:eastAsia="ru-RU"/>
        </w:rPr>
        <w:t>RISC</w:t>
      </w:r>
      <w:r w:rsidRPr="007C35CD">
        <w:rPr>
          <w:lang w:eastAsia="ru-RU"/>
        </w:rPr>
        <w:t>-</w:t>
      </w:r>
      <w:r w:rsidRPr="007C35CD">
        <w:rPr>
          <w:lang w:val="en-US" w:eastAsia="ru-RU"/>
        </w:rPr>
        <w:t>V</w:t>
      </w:r>
      <w:r w:rsidRPr="007C35CD">
        <w:rPr>
          <w:lang w:eastAsia="ru-RU"/>
        </w:rPr>
        <w:t xml:space="preserve"> </w:t>
      </w:r>
      <w:r w:rsidRPr="007C35CD">
        <w:rPr>
          <w:lang w:val="en-US" w:eastAsia="ru-RU"/>
        </w:rPr>
        <w:t>RV</w:t>
      </w:r>
      <w:r w:rsidRPr="007C35CD">
        <w:rPr>
          <w:lang w:eastAsia="ru-RU"/>
        </w:rPr>
        <w:t>32</w:t>
      </w:r>
      <w:r w:rsidRPr="007C35CD">
        <w:rPr>
          <w:lang w:val="en-US" w:eastAsia="ru-RU"/>
        </w:rPr>
        <w:t>IMAC</w:t>
      </w:r>
      <w:r w:rsidRPr="007C35CD">
        <w:rPr>
          <w:lang w:eastAsia="ru-RU"/>
        </w:rPr>
        <w:t xml:space="preserve">. </w:t>
      </w:r>
      <w:r w:rsidRPr="00434767">
        <w:rPr>
          <w:lang w:eastAsia="ru-RU"/>
        </w:rPr>
        <w:t>Подробнее об этом вы узнаете позже.</w:t>
      </w:r>
    </w:p>
    <w:p w14:paraId="28FE9771" w14:textId="77777777" w:rsidR="007C35CD" w:rsidRDefault="007C35CD" w:rsidP="00112820">
      <w:pPr>
        <w:rPr>
          <w:lang w:eastAsia="ru-RU"/>
        </w:rPr>
      </w:pPr>
      <w:r w:rsidRPr="007C35CD">
        <w:rPr>
          <w:lang w:eastAsia="ru-RU"/>
        </w:rPr>
        <w:t xml:space="preserve">Верхняя правая группа блоков - это комплекс </w:t>
      </w:r>
      <w:r w:rsidRPr="007C35CD">
        <w:rPr>
          <w:lang w:val="en-US" w:eastAsia="ru-RU"/>
        </w:rPr>
        <w:t>GPIO</w:t>
      </w:r>
      <w:r w:rsidRPr="007C35CD">
        <w:rPr>
          <w:lang w:eastAsia="ru-RU"/>
        </w:rPr>
        <w:t xml:space="preserve">. </w:t>
      </w:r>
      <w:r w:rsidRPr="007C35CD">
        <w:rPr>
          <w:lang w:val="en-US" w:eastAsia="ru-RU"/>
        </w:rPr>
        <w:t>GPIO</w:t>
      </w:r>
      <w:r w:rsidRPr="007C35CD">
        <w:rPr>
          <w:lang w:eastAsia="ru-RU"/>
        </w:rPr>
        <w:t xml:space="preserve"> расшифровывается как ввод-вывод общего назначения и относится к цифровым выводам ввода-вывода в микросхеме, которые доступны пользователю. Один из этих блоков называется </w:t>
      </w:r>
      <w:r w:rsidRPr="007C35CD">
        <w:rPr>
          <w:lang w:val="en-US" w:eastAsia="ru-RU"/>
        </w:rPr>
        <w:t>GPIO</w:t>
      </w:r>
      <w:r w:rsidRPr="007C35CD">
        <w:rPr>
          <w:lang w:eastAsia="ru-RU"/>
        </w:rPr>
        <w:t>, поскольку он относится к возможностям цифрового ввода/вывода этих выводов. Однако эти контакты могут быть перенаправлены для управления отдельными операционными модулями, доступными про</w:t>
      </w:r>
      <w:r w:rsidR="002A049A">
        <w:rPr>
          <w:lang w:eastAsia="ru-RU"/>
        </w:rPr>
        <w:t>граммисту в режиме отображения</w:t>
      </w:r>
      <w:r w:rsidRPr="007C35CD">
        <w:rPr>
          <w:lang w:eastAsia="ru-RU"/>
        </w:rPr>
        <w:t xml:space="preserve"> памяти (</w:t>
      </w:r>
      <w:proofErr w:type="spellStart"/>
      <w:r w:rsidRPr="007C35CD">
        <w:rPr>
          <w:lang w:val="en-US" w:eastAsia="ru-RU"/>
        </w:rPr>
        <w:t>SiFive</w:t>
      </w:r>
      <w:proofErr w:type="spellEnd"/>
      <w:r w:rsidR="002A049A">
        <w:rPr>
          <w:lang w:eastAsia="ru-RU"/>
        </w:rPr>
        <w:t xml:space="preserve"> называет это “Аппаратно-</w:t>
      </w:r>
      <w:r w:rsidRPr="007C35CD">
        <w:rPr>
          <w:lang w:eastAsia="ru-RU"/>
        </w:rPr>
        <w:t>управляемые функции ввода-вывода”).</w:t>
      </w:r>
    </w:p>
    <w:p w14:paraId="4A048D1C" w14:textId="576C8AF3" w:rsidR="007C35CD" w:rsidRDefault="007C35CD" w:rsidP="00112820">
      <w:pPr>
        <w:rPr>
          <w:lang w:eastAsia="ru-RU"/>
        </w:rPr>
      </w:pPr>
      <w:r w:rsidRPr="007C35CD">
        <w:rPr>
          <w:lang w:eastAsia="ru-RU"/>
        </w:rPr>
        <w:lastRenderedPageBreak/>
        <w:t xml:space="preserve">Наконец, в правом нижнем углу пунктирным прямоугольником обозначены модули в домене </w:t>
      </w:r>
      <w:r w:rsidRPr="007C35CD">
        <w:rPr>
          <w:lang w:val="en-US" w:eastAsia="ru-RU"/>
        </w:rPr>
        <w:t>Always</w:t>
      </w:r>
      <w:r w:rsidRPr="007C35CD">
        <w:rPr>
          <w:lang w:eastAsia="ru-RU"/>
        </w:rPr>
        <w:t>-</w:t>
      </w:r>
      <w:r w:rsidRPr="007C35CD">
        <w:rPr>
          <w:lang w:val="en-US" w:eastAsia="ru-RU"/>
        </w:rPr>
        <w:t>On</w:t>
      </w:r>
      <w:r w:rsidRPr="007C35CD">
        <w:rPr>
          <w:lang w:eastAsia="ru-RU"/>
        </w:rPr>
        <w:t xml:space="preserve">, который включает счетчик реального времени, сторожевой таймер, резервные регистры, низкочастотную синхронизацию, а также схемы сброса и управления питанием. Как вы можете </w:t>
      </w:r>
      <w:r w:rsidR="00703B61">
        <w:rPr>
          <w:lang w:eastAsia="ru-RU"/>
        </w:rPr>
        <w:t>понять</w:t>
      </w:r>
      <w:r w:rsidRPr="007C35CD">
        <w:rPr>
          <w:lang w:eastAsia="ru-RU"/>
        </w:rPr>
        <w:t xml:space="preserve">, домен </w:t>
      </w:r>
      <w:r w:rsidRPr="007C35CD">
        <w:rPr>
          <w:lang w:val="en-US" w:eastAsia="ru-RU"/>
        </w:rPr>
        <w:t>Always</w:t>
      </w:r>
      <w:r w:rsidRPr="007C35CD">
        <w:rPr>
          <w:lang w:eastAsia="ru-RU"/>
        </w:rPr>
        <w:t>-</w:t>
      </w:r>
      <w:r w:rsidRPr="007C35CD">
        <w:rPr>
          <w:lang w:val="en-US" w:eastAsia="ru-RU"/>
        </w:rPr>
        <w:t>On</w:t>
      </w:r>
      <w:r w:rsidRPr="007C35CD">
        <w:rPr>
          <w:lang w:eastAsia="ru-RU"/>
        </w:rPr>
        <w:t xml:space="preserve"> включает в себя модули, которые должны быть способны реагировать всегда, даже когда чип находится в спящем режиме.</w:t>
      </w:r>
    </w:p>
    <w:p w14:paraId="2BA65AD1" w14:textId="77777777" w:rsidR="002A049A" w:rsidRDefault="002A049A" w:rsidP="002A049A">
      <w:pPr>
        <w:rPr>
          <w:b/>
          <w:lang w:eastAsia="ru-RU"/>
        </w:rPr>
      </w:pPr>
      <w:r w:rsidRPr="002A049A">
        <w:rPr>
          <w:lang w:eastAsia="ru-RU"/>
        </w:rPr>
        <w:t xml:space="preserve">Чтобы узнать больше о блоках в этой схеме, не стесняйтесь обращаться к руководству </w:t>
      </w:r>
      <w:r w:rsidRPr="002A049A">
        <w:rPr>
          <w:lang w:val="en-US" w:eastAsia="ru-RU"/>
        </w:rPr>
        <w:t>FE</w:t>
      </w:r>
      <w:r w:rsidRPr="002A049A">
        <w:rPr>
          <w:lang w:eastAsia="ru-RU"/>
        </w:rPr>
        <w:t>301-</w:t>
      </w:r>
      <w:r w:rsidRPr="002A049A">
        <w:rPr>
          <w:lang w:val="en-US" w:eastAsia="ru-RU"/>
        </w:rPr>
        <w:t>G</w:t>
      </w:r>
      <w:r w:rsidRPr="002A049A">
        <w:rPr>
          <w:lang w:eastAsia="ru-RU"/>
        </w:rPr>
        <w:t>002.</w:t>
      </w:r>
    </w:p>
    <w:p w14:paraId="27F6D021" w14:textId="77777777" w:rsidR="00112820" w:rsidRPr="002A049A" w:rsidRDefault="002A049A" w:rsidP="00112820">
      <w:pPr>
        <w:pStyle w:val="Heading2"/>
      </w:pPr>
      <w:bookmarkStart w:id="12" w:name="_Toc151298752"/>
      <w:r>
        <w:t xml:space="preserve">Комплекс </w:t>
      </w:r>
      <w:r w:rsidR="00112820" w:rsidRPr="00BF5947">
        <w:rPr>
          <w:lang w:val="en-US"/>
        </w:rPr>
        <w:t>GPIO</w:t>
      </w:r>
      <w:bookmarkEnd w:id="12"/>
      <w:r w:rsidR="00112820" w:rsidRPr="002A049A">
        <w:t xml:space="preserve"> </w:t>
      </w:r>
    </w:p>
    <w:p w14:paraId="429B516A" w14:textId="77777777" w:rsidR="002A049A" w:rsidRDefault="002A049A" w:rsidP="00112820">
      <w:r w:rsidRPr="002A049A">
        <w:t xml:space="preserve">Следующие модули являются блоками, содержащимися в комплексе </w:t>
      </w:r>
      <w:r w:rsidRPr="002A049A">
        <w:rPr>
          <w:lang w:val="en-US"/>
        </w:rPr>
        <w:t>GPIO</w:t>
      </w:r>
      <w:r w:rsidRPr="002A049A">
        <w:t>:</w:t>
      </w:r>
    </w:p>
    <w:p w14:paraId="5B8F17AA" w14:textId="77777777" w:rsidR="00112820" w:rsidRPr="002A049A" w:rsidRDefault="00112820" w:rsidP="00112820">
      <w:pPr>
        <w:rPr>
          <w:i/>
        </w:rPr>
      </w:pPr>
      <w:r w:rsidRPr="00112820">
        <w:rPr>
          <w:i/>
          <w:lang w:val="en-US"/>
        </w:rPr>
        <w:t>GPIO</w:t>
      </w:r>
    </w:p>
    <w:p w14:paraId="1B8BAB87" w14:textId="77777777" w:rsidR="002A049A" w:rsidRDefault="002A049A" w:rsidP="00112820">
      <w:r w:rsidRPr="002A049A">
        <w:t xml:space="preserve">Это контроллер </w:t>
      </w:r>
      <w:r w:rsidRPr="002A049A">
        <w:rPr>
          <w:lang w:val="en-US"/>
        </w:rPr>
        <w:t>GPIO</w:t>
      </w:r>
      <w:r w:rsidRPr="002A049A">
        <w:t>, который позволяет вам устанавливать рабочие параметры выводов ввода-вывода, например, устанавливать вывод в качестве входа или выхода, разрешать прерывания для определенных выводов, включать внутренние подтягивающие резисторы для входных выводов или обеспечивать высокую мощность возбуждения по току для выходных выводов.</w:t>
      </w:r>
    </w:p>
    <w:p w14:paraId="58401A8E" w14:textId="77777777" w:rsidR="00112820" w:rsidRPr="002A049A" w:rsidRDefault="00112820" w:rsidP="00112820">
      <w:pPr>
        <w:rPr>
          <w:i/>
        </w:rPr>
      </w:pPr>
      <w:r w:rsidRPr="00112820">
        <w:rPr>
          <w:i/>
          <w:lang w:val="en-US"/>
        </w:rPr>
        <w:t>UART</w:t>
      </w:r>
      <w:r w:rsidRPr="002A049A">
        <w:rPr>
          <w:i/>
        </w:rPr>
        <w:t>0</w:t>
      </w:r>
      <w:r w:rsidR="002A049A">
        <w:rPr>
          <w:i/>
        </w:rPr>
        <w:t xml:space="preserve"> и</w:t>
      </w:r>
      <w:r w:rsidRPr="002A049A">
        <w:rPr>
          <w:i/>
        </w:rPr>
        <w:t xml:space="preserve"> </w:t>
      </w:r>
      <w:r w:rsidRPr="00112820">
        <w:rPr>
          <w:i/>
          <w:lang w:val="en-US"/>
        </w:rPr>
        <w:t>UART</w:t>
      </w:r>
      <w:r w:rsidRPr="002A049A">
        <w:rPr>
          <w:i/>
        </w:rPr>
        <w:t>1</w:t>
      </w:r>
    </w:p>
    <w:p w14:paraId="2E47A27D" w14:textId="77777777" w:rsidR="002A049A" w:rsidRDefault="002A049A" w:rsidP="00112820">
      <w:r w:rsidRPr="002A049A">
        <w:t xml:space="preserve">Это традиционные асинхронные последовательные порты. </w:t>
      </w:r>
      <w:r w:rsidRPr="002A049A">
        <w:rPr>
          <w:lang w:val="en-US"/>
        </w:rPr>
        <w:t>UART</w:t>
      </w:r>
      <w:r w:rsidRPr="002A049A">
        <w:t xml:space="preserve"> расшифровывается как универсальный асинхронный приемник-передатчик, и это классический интерфейс последовательной связи, доступный в устаревших компьютерах. Вы можете подключиться к последовательному порту вашего компьютера через интерфейс </w:t>
      </w:r>
      <w:r w:rsidRPr="002A049A">
        <w:rPr>
          <w:lang w:val="en-US"/>
        </w:rPr>
        <w:t>COM</w:t>
      </w:r>
      <w:r w:rsidRPr="002A049A">
        <w:t xml:space="preserve">-порта с помощью приложения-эмулятора терминала, такого как </w:t>
      </w:r>
      <w:r w:rsidRPr="002A049A">
        <w:rPr>
          <w:lang w:val="en-US"/>
        </w:rPr>
        <w:t>PuTTY</w:t>
      </w:r>
      <w:r w:rsidRPr="002A049A">
        <w:t xml:space="preserve"> или </w:t>
      </w:r>
      <w:r w:rsidRPr="002A049A">
        <w:rPr>
          <w:lang w:val="en-US"/>
        </w:rPr>
        <w:t>Tera</w:t>
      </w:r>
      <w:r w:rsidRPr="002A049A">
        <w:t xml:space="preserve"> </w:t>
      </w:r>
      <w:r w:rsidRPr="002A049A">
        <w:rPr>
          <w:lang w:val="en-US"/>
        </w:rPr>
        <w:t>Term</w:t>
      </w:r>
      <w:r w:rsidRPr="002A049A">
        <w:t>.</w:t>
      </w:r>
    </w:p>
    <w:p w14:paraId="0D315447" w14:textId="77777777" w:rsidR="00112820" w:rsidRPr="002A049A" w:rsidRDefault="00112820" w:rsidP="00112820">
      <w:pPr>
        <w:rPr>
          <w:i/>
        </w:rPr>
      </w:pPr>
      <w:r w:rsidRPr="00BF5947">
        <w:rPr>
          <w:i/>
          <w:lang w:val="en-US"/>
        </w:rPr>
        <w:t>PWM</w:t>
      </w:r>
      <w:r w:rsidRPr="002A049A">
        <w:rPr>
          <w:i/>
        </w:rPr>
        <w:t xml:space="preserve"> 0, </w:t>
      </w:r>
      <w:r w:rsidRPr="00BF5947">
        <w:rPr>
          <w:i/>
          <w:lang w:val="en-US"/>
        </w:rPr>
        <w:t>PWM</w:t>
      </w:r>
      <w:r w:rsidRPr="002A049A">
        <w:rPr>
          <w:i/>
        </w:rPr>
        <w:t xml:space="preserve">1, </w:t>
      </w:r>
      <w:r w:rsidR="002A049A">
        <w:rPr>
          <w:i/>
        </w:rPr>
        <w:t>и</w:t>
      </w:r>
      <w:r w:rsidRPr="002A049A">
        <w:rPr>
          <w:i/>
        </w:rPr>
        <w:t xml:space="preserve"> </w:t>
      </w:r>
      <w:r w:rsidRPr="00BF5947">
        <w:rPr>
          <w:i/>
          <w:lang w:val="en-US"/>
        </w:rPr>
        <w:t>PWM</w:t>
      </w:r>
      <w:r w:rsidRPr="002A049A">
        <w:rPr>
          <w:i/>
        </w:rPr>
        <w:t>2</w:t>
      </w:r>
    </w:p>
    <w:p w14:paraId="387AEA7B" w14:textId="74A6D21C" w:rsidR="002A049A" w:rsidRPr="002A049A" w:rsidRDefault="002A049A" w:rsidP="00112820">
      <w:r w:rsidRPr="002A049A">
        <w:t xml:space="preserve">ШИМ расшифровывается как широтно-импульсная модуляция, популярный метод управления мощностью электрической нагрузки путем изменения </w:t>
      </w:r>
      <w:r w:rsidRPr="002A049A">
        <w:rPr>
          <w:b/>
          <w:i/>
          <w:sz w:val="28"/>
        </w:rPr>
        <w:t>рабочего цикла</w:t>
      </w:r>
      <w:r w:rsidRPr="002A049A">
        <w:rPr>
          <w:sz w:val="28"/>
        </w:rPr>
        <w:t xml:space="preserve"> </w:t>
      </w:r>
      <w:r w:rsidRPr="002A049A">
        <w:t>сигнала, который управляет этой нагрузкой. В микроконтроллерах</w:t>
      </w:r>
      <w:r w:rsidR="00703B61">
        <w:t>,</w:t>
      </w:r>
      <w:r w:rsidRPr="002A049A">
        <w:t xml:space="preserve"> ШИМ - это классическое применение модулей </w:t>
      </w:r>
      <w:r w:rsidRPr="002A049A">
        <w:rPr>
          <w:b/>
          <w:i/>
          <w:sz w:val="28"/>
        </w:rPr>
        <w:t>таймера</w:t>
      </w:r>
      <w:r w:rsidRPr="002A049A">
        <w:t xml:space="preserve">, которые имеют приложения, связанные со временем ввода и вывода, такие как </w:t>
      </w:r>
      <w:r w:rsidRPr="002A049A">
        <w:rPr>
          <w:b/>
          <w:i/>
          <w:sz w:val="28"/>
        </w:rPr>
        <w:t>захват входных данных</w:t>
      </w:r>
      <w:r w:rsidRPr="002A049A">
        <w:rPr>
          <w:sz w:val="28"/>
        </w:rPr>
        <w:t xml:space="preserve"> </w:t>
      </w:r>
      <w:r w:rsidRPr="002A049A">
        <w:t xml:space="preserve">и </w:t>
      </w:r>
      <w:r w:rsidRPr="002A049A">
        <w:rPr>
          <w:b/>
          <w:i/>
          <w:sz w:val="28"/>
        </w:rPr>
        <w:t>сравнение выходных данных</w:t>
      </w:r>
      <w:r w:rsidRPr="002A049A">
        <w:t xml:space="preserve">. Многие модули таймера в микроконтроллерах имеют специальную функцию ШИМ-генератора, которая позволяет программисту легко генерировать периодические цифровые сигналы. </w:t>
      </w:r>
      <w:proofErr w:type="spellStart"/>
      <w:r w:rsidRPr="002A049A">
        <w:rPr>
          <w:lang w:val="en-US"/>
        </w:rPr>
        <w:t>SiFive</w:t>
      </w:r>
      <w:proofErr w:type="spellEnd"/>
      <w:r w:rsidRPr="002A049A">
        <w:t xml:space="preserve"> пропустил функции захвата входных данных и </w:t>
      </w:r>
      <w:r w:rsidRPr="002A049A">
        <w:lastRenderedPageBreak/>
        <w:t>сравнения выходных данных и сразу перешел к реализации ШИМ-генератора. Это имеет смысл: ШИМ на сегодняшний день является наиболее широко используемым приложением модулей таймера. Это то, что позволяет вам так легко изменять яркость экрана вашего смартфона.</w:t>
      </w:r>
    </w:p>
    <w:p w14:paraId="5E823D7C" w14:textId="77777777" w:rsidR="00112820" w:rsidRPr="002A049A" w:rsidRDefault="00112820" w:rsidP="00112820">
      <w:pPr>
        <w:rPr>
          <w:i/>
        </w:rPr>
      </w:pPr>
      <w:r w:rsidRPr="00112820">
        <w:rPr>
          <w:i/>
          <w:lang w:val="en-US"/>
        </w:rPr>
        <w:t>SPI</w:t>
      </w:r>
      <w:r w:rsidRPr="002A049A">
        <w:rPr>
          <w:i/>
        </w:rPr>
        <w:t xml:space="preserve">1 </w:t>
      </w:r>
      <w:r w:rsidRPr="00112820">
        <w:rPr>
          <w:i/>
          <w:lang w:val="en-US"/>
        </w:rPr>
        <w:t>and</w:t>
      </w:r>
      <w:r w:rsidRPr="002A049A">
        <w:rPr>
          <w:i/>
        </w:rPr>
        <w:t xml:space="preserve"> </w:t>
      </w:r>
      <w:r w:rsidRPr="00112820">
        <w:rPr>
          <w:i/>
          <w:lang w:val="en-US"/>
        </w:rPr>
        <w:t>SPI</w:t>
      </w:r>
      <w:r w:rsidRPr="002A049A">
        <w:rPr>
          <w:i/>
        </w:rPr>
        <w:t>2</w:t>
      </w:r>
    </w:p>
    <w:p w14:paraId="457D9EDB" w14:textId="77777777" w:rsidR="002A049A" w:rsidRPr="00434767" w:rsidRDefault="00112820" w:rsidP="00112820">
      <w:r w:rsidRPr="002A049A">
        <w:t>(</w:t>
      </w:r>
      <w:r w:rsidR="002A049A" w:rsidRPr="002A049A">
        <w:t xml:space="preserve">На диаграмме неправильно указаны </w:t>
      </w:r>
      <w:r w:rsidR="002A049A" w:rsidRPr="002A049A">
        <w:rPr>
          <w:lang w:val="en-US"/>
        </w:rPr>
        <w:t>SPI</w:t>
      </w:r>
      <w:r w:rsidR="002A049A" w:rsidRPr="002A049A">
        <w:t xml:space="preserve">0 и </w:t>
      </w:r>
      <w:r w:rsidR="002A049A" w:rsidRPr="002A049A">
        <w:rPr>
          <w:lang w:val="en-US"/>
        </w:rPr>
        <w:t>SPI</w:t>
      </w:r>
      <w:r w:rsidR="002A049A" w:rsidRPr="002A049A">
        <w:t xml:space="preserve">1, но это должны были быть </w:t>
      </w:r>
      <w:r w:rsidR="002A049A" w:rsidRPr="002A049A">
        <w:rPr>
          <w:lang w:val="en-US"/>
        </w:rPr>
        <w:t>SPI</w:t>
      </w:r>
      <w:r w:rsidR="002A049A" w:rsidRPr="002A049A">
        <w:t xml:space="preserve">1 и </w:t>
      </w:r>
      <w:r w:rsidR="002A049A" w:rsidRPr="002A049A">
        <w:rPr>
          <w:lang w:val="en-US"/>
        </w:rPr>
        <w:t>SPI</w:t>
      </w:r>
      <w:r w:rsidR="002A049A" w:rsidRPr="002A049A">
        <w:t xml:space="preserve">2.) Это два контроллера последовательного периферийного интерфейса, доступных пользователю. </w:t>
      </w:r>
      <w:r w:rsidR="002A049A" w:rsidRPr="002A049A">
        <w:rPr>
          <w:lang w:val="en-US"/>
        </w:rPr>
        <w:t>SPI</w:t>
      </w:r>
      <w:r w:rsidR="002A049A" w:rsidRPr="002A049A">
        <w:t xml:space="preserve"> - это простейший последовательный коммуникационный интерфейс, который состоит из сдвигового регистра для передачи и сдвигового регистра для приема. Устройство на другом конце имеет два соответствующих регистра сдвига. Микроконтроллер обычно является ведущим в этой сети, поэтому он выводит тактовый сигнал для переключения и несколько линий выбора, чтобы выбрать, к какому ведомому устройству обращаться. Таким образом, в дополнение к линии </w:t>
      </w:r>
      <w:r w:rsidR="002A049A" w:rsidRPr="002A049A">
        <w:rPr>
          <w:lang w:val="en-US"/>
        </w:rPr>
        <w:t>GND</w:t>
      </w:r>
      <w:r w:rsidR="002A049A" w:rsidRPr="002A049A">
        <w:t xml:space="preserve">, </w:t>
      </w:r>
      <w:r w:rsidR="002A049A" w:rsidRPr="002A049A">
        <w:rPr>
          <w:lang w:val="en-US"/>
        </w:rPr>
        <w:t>SPI</w:t>
      </w:r>
      <w:r w:rsidR="002A049A" w:rsidRPr="002A049A">
        <w:t xml:space="preserve"> использует 3 сигнальные линии: </w:t>
      </w:r>
      <w:r w:rsidR="002A049A" w:rsidRPr="002A049A">
        <w:rPr>
          <w:lang w:val="en-US"/>
        </w:rPr>
        <w:t>MISO</w:t>
      </w:r>
      <w:r w:rsidR="002A049A" w:rsidRPr="002A049A">
        <w:t xml:space="preserve"> (Вход ведомого), </w:t>
      </w:r>
      <w:r w:rsidR="002A049A" w:rsidRPr="002A049A">
        <w:rPr>
          <w:lang w:val="en-US"/>
        </w:rPr>
        <w:t>MOSI</w:t>
      </w:r>
      <w:r w:rsidR="002A049A" w:rsidRPr="002A049A">
        <w:t xml:space="preserve"> (Выход ведомого) и линию синхронизации, которая управляется ведущим устройством. </w:t>
      </w:r>
      <w:r w:rsidR="002A049A" w:rsidRPr="00434767">
        <w:t>Ведущий также управляет подчиненными линиями выбора.</w:t>
      </w:r>
    </w:p>
    <w:p w14:paraId="7F44051B" w14:textId="77777777" w:rsidR="00112820" w:rsidRPr="00A527F7" w:rsidRDefault="00112820" w:rsidP="00112820">
      <w:pPr>
        <w:rPr>
          <w:i/>
        </w:rPr>
      </w:pPr>
      <w:r w:rsidRPr="00112820">
        <w:rPr>
          <w:i/>
          <w:lang w:val="en-US"/>
        </w:rPr>
        <w:t>I</w:t>
      </w:r>
      <w:r w:rsidRPr="00A527F7">
        <w:rPr>
          <w:i/>
        </w:rPr>
        <w:t>2</w:t>
      </w:r>
      <w:r w:rsidRPr="00112820">
        <w:rPr>
          <w:i/>
          <w:lang w:val="en-US"/>
        </w:rPr>
        <w:t>C</w:t>
      </w:r>
    </w:p>
    <w:p w14:paraId="6F84DCEF" w14:textId="77777777" w:rsidR="00A527F7" w:rsidRPr="00434767" w:rsidRDefault="00A527F7" w:rsidP="00112820">
      <w:r w:rsidRPr="00A527F7">
        <w:t xml:space="preserve">Это интерфейс между интегральными схемами, также известный как </w:t>
      </w:r>
      <w:r w:rsidRPr="00A527F7">
        <w:rPr>
          <w:lang w:val="en-US"/>
        </w:rPr>
        <w:t>I</w:t>
      </w:r>
      <w:r w:rsidRPr="00A527F7">
        <w:t>2</w:t>
      </w:r>
      <w:r w:rsidRPr="00A527F7">
        <w:rPr>
          <w:lang w:val="en-US"/>
        </w:rPr>
        <w:t>C</w:t>
      </w:r>
      <w:r w:rsidRPr="00A527F7">
        <w:t xml:space="preserve"> или </w:t>
      </w:r>
      <w:r w:rsidRPr="00A527F7">
        <w:rPr>
          <w:lang w:val="en-US"/>
        </w:rPr>
        <w:t>I</w:t>
      </w:r>
      <w:r w:rsidRPr="00A527F7">
        <w:t>2</w:t>
      </w:r>
      <w:r w:rsidRPr="00A527F7">
        <w:rPr>
          <w:lang w:val="en-US"/>
        </w:rPr>
        <w:t>CB</w:t>
      </w:r>
      <w:r w:rsidRPr="00A527F7">
        <w:t xml:space="preserve">. Это более удобный интерфейс, похожий на </w:t>
      </w:r>
      <w:r w:rsidRPr="00A527F7">
        <w:rPr>
          <w:lang w:val="en-US"/>
        </w:rPr>
        <w:t>SPI</w:t>
      </w:r>
      <w:r w:rsidRPr="00A527F7">
        <w:t xml:space="preserve">, но он использует только 2 линии для всех устройств, подключенных по шине. Эти 2 линии - </w:t>
      </w:r>
      <w:r w:rsidRPr="00A527F7">
        <w:rPr>
          <w:lang w:val="en-US"/>
        </w:rPr>
        <w:t>SDA</w:t>
      </w:r>
      <w:r w:rsidRPr="00A527F7">
        <w:t xml:space="preserve"> (линия передачи данных) и </w:t>
      </w:r>
      <w:r w:rsidRPr="00A527F7">
        <w:rPr>
          <w:lang w:val="en-US"/>
        </w:rPr>
        <w:t>SCL</w:t>
      </w:r>
      <w:r w:rsidRPr="00A527F7">
        <w:t xml:space="preserve"> (линия синхронизации). Любое устройство может управлять этими двумя линиями, и каждое устройство имеет адрес в шине, поэтому микроконтроллер может взаимодействовать со многими внешними устройствами на одной шине. </w:t>
      </w:r>
      <w:r w:rsidRPr="00434767">
        <w:t xml:space="preserve">Это интерфейс, используемый системой </w:t>
      </w:r>
      <w:proofErr w:type="spellStart"/>
      <w:r>
        <w:rPr>
          <w:lang w:val="en-US"/>
        </w:rPr>
        <w:t>Qwiic</w:t>
      </w:r>
      <w:proofErr w:type="spellEnd"/>
      <w:r w:rsidRPr="00434767">
        <w:t xml:space="preserve"> </w:t>
      </w:r>
      <w:r w:rsidRPr="00A527F7">
        <w:rPr>
          <w:lang w:val="en-US"/>
        </w:rPr>
        <w:t>Connect</w:t>
      </w:r>
      <w:r w:rsidRPr="00434767">
        <w:t>.</w:t>
      </w:r>
    </w:p>
    <w:p w14:paraId="571CAE0A" w14:textId="77777777" w:rsidR="00112820" w:rsidRPr="00434767" w:rsidRDefault="00112820" w:rsidP="00112820">
      <w:pPr>
        <w:rPr>
          <w:i/>
        </w:rPr>
      </w:pPr>
      <w:r w:rsidRPr="00112820">
        <w:rPr>
          <w:i/>
          <w:lang w:val="en-US"/>
        </w:rPr>
        <w:t>QSPI</w:t>
      </w:r>
      <w:r w:rsidRPr="00434767">
        <w:rPr>
          <w:i/>
        </w:rPr>
        <w:t>0</w:t>
      </w:r>
    </w:p>
    <w:p w14:paraId="024DA129" w14:textId="77777777" w:rsidR="00A527F7" w:rsidRDefault="00A527F7" w:rsidP="00A527F7">
      <w:pPr>
        <w:rPr>
          <w:b/>
        </w:rPr>
      </w:pPr>
      <w:r w:rsidRPr="00A527F7">
        <w:t xml:space="preserve">Это контроллер внешней флэш-памяти. Эта память предназначена для хранения ваших программ в тех случаях, когда внутренней энергонезависимой памяти недостаточно. </w:t>
      </w:r>
      <w:proofErr w:type="spellStart"/>
      <w:r w:rsidRPr="00A527F7">
        <w:rPr>
          <w:lang w:val="en-US"/>
        </w:rPr>
        <w:t>SparkFun</w:t>
      </w:r>
      <w:proofErr w:type="spellEnd"/>
      <w:r w:rsidRPr="00A527F7">
        <w:t xml:space="preserve"> решил использовать внешнюю флэш-память, чтобы вы могли создавать большие программы с помощью </w:t>
      </w:r>
      <w:r w:rsidRPr="00A527F7">
        <w:rPr>
          <w:lang w:val="en-US"/>
        </w:rPr>
        <w:t>Red</w:t>
      </w:r>
      <w:r w:rsidRPr="00A527F7">
        <w:t>-</w:t>
      </w:r>
      <w:r w:rsidRPr="00A527F7">
        <w:rPr>
          <w:lang w:val="en-US"/>
        </w:rPr>
        <w:t>V</w:t>
      </w:r>
      <w:r w:rsidRPr="00A527F7">
        <w:t xml:space="preserve"> </w:t>
      </w:r>
      <w:r w:rsidRPr="00A527F7">
        <w:rPr>
          <w:lang w:val="en-US"/>
        </w:rPr>
        <w:t>Thing</w:t>
      </w:r>
      <w:r w:rsidRPr="00A527F7">
        <w:t xml:space="preserve"> </w:t>
      </w:r>
      <w:r w:rsidRPr="00A527F7">
        <w:rPr>
          <w:lang w:val="en-US"/>
        </w:rPr>
        <w:t>Plus</w:t>
      </w:r>
      <w:r w:rsidRPr="00A527F7">
        <w:t>. Поскольку внешняя флэш-память используется как часть операции выборки ядром процессора для выполнения команд, программист не имеет никакого контроля над этим модулем, кроме выбора, использовать его или нет. Это делается с помощью контактов выбора режима в микросхеме (</w:t>
      </w:r>
      <w:r w:rsidRPr="00A527F7">
        <w:rPr>
          <w:lang w:val="en-US"/>
        </w:rPr>
        <w:t>MSEL</w:t>
      </w:r>
      <w:r w:rsidRPr="00A527F7">
        <w:t>).</w:t>
      </w:r>
    </w:p>
    <w:p w14:paraId="772C481B" w14:textId="77777777" w:rsidR="00112820" w:rsidRPr="00A527F7" w:rsidRDefault="00A527F7" w:rsidP="00112820">
      <w:pPr>
        <w:pStyle w:val="Heading2"/>
      </w:pPr>
      <w:bookmarkStart w:id="13" w:name="_Toc151298753"/>
      <w:r>
        <w:lastRenderedPageBreak/>
        <w:t xml:space="preserve">Ядро </w:t>
      </w:r>
      <w:r w:rsidR="00112820" w:rsidRPr="00BF5947">
        <w:rPr>
          <w:lang w:val="en-US"/>
        </w:rPr>
        <w:t>RISC</w:t>
      </w:r>
      <w:r w:rsidR="00112820" w:rsidRPr="00A527F7">
        <w:t>-</w:t>
      </w:r>
      <w:r w:rsidR="00112820" w:rsidRPr="00BF5947">
        <w:rPr>
          <w:lang w:val="en-US"/>
        </w:rPr>
        <w:t>V</w:t>
      </w:r>
      <w:bookmarkEnd w:id="13"/>
    </w:p>
    <w:p w14:paraId="78D72613" w14:textId="77777777" w:rsidR="00A527F7" w:rsidRPr="00434767" w:rsidRDefault="00A527F7" w:rsidP="00112820">
      <w:pPr>
        <w:rPr>
          <w:lang w:eastAsia="ru-RU"/>
        </w:rPr>
      </w:pPr>
      <w:r w:rsidRPr="00A527F7">
        <w:rPr>
          <w:lang w:eastAsia="ru-RU"/>
        </w:rPr>
        <w:t xml:space="preserve">Архитектура набора команд, реализованная нашим микроконтроллером - это </w:t>
      </w:r>
      <w:r w:rsidRPr="00A527F7">
        <w:rPr>
          <w:lang w:val="en-US" w:eastAsia="ru-RU"/>
        </w:rPr>
        <w:t>RV</w:t>
      </w:r>
      <w:r w:rsidRPr="00A527F7">
        <w:rPr>
          <w:lang w:eastAsia="ru-RU"/>
        </w:rPr>
        <w:t>32</w:t>
      </w:r>
      <w:r w:rsidRPr="00A527F7">
        <w:rPr>
          <w:lang w:val="en-US" w:eastAsia="ru-RU"/>
        </w:rPr>
        <w:t>IMAC</w:t>
      </w:r>
      <w:r w:rsidRPr="00A527F7">
        <w:rPr>
          <w:lang w:eastAsia="ru-RU"/>
        </w:rPr>
        <w:t xml:space="preserve">. </w:t>
      </w:r>
      <w:r w:rsidRPr="00434767">
        <w:rPr>
          <w:lang w:eastAsia="ru-RU"/>
        </w:rPr>
        <w:t>Давайте обсудим, что это значит.</w:t>
      </w:r>
    </w:p>
    <w:p w14:paraId="70DC97D1" w14:textId="77777777" w:rsidR="00A527F7" w:rsidRDefault="00A527F7" w:rsidP="00112820">
      <w:pPr>
        <w:rPr>
          <w:lang w:eastAsia="ru-RU"/>
        </w:rPr>
      </w:pPr>
      <w:r w:rsidRPr="00A527F7">
        <w:rPr>
          <w:lang w:eastAsia="ru-RU"/>
        </w:rPr>
        <w:t xml:space="preserve">Являясь пятым поколением исследовательского проекта, начатого в 1980 году, </w:t>
      </w:r>
      <w:r w:rsidRPr="00A527F7">
        <w:rPr>
          <w:lang w:val="en-US" w:eastAsia="ru-RU"/>
        </w:rPr>
        <w:t>RISC</w:t>
      </w:r>
      <w:r w:rsidRPr="00A527F7">
        <w:rPr>
          <w:lang w:eastAsia="ru-RU"/>
        </w:rPr>
        <w:t>-</w:t>
      </w:r>
      <w:r w:rsidRPr="00A527F7">
        <w:rPr>
          <w:lang w:val="en-US" w:eastAsia="ru-RU"/>
        </w:rPr>
        <w:t>V</w:t>
      </w:r>
      <w:r w:rsidRPr="00A527F7">
        <w:rPr>
          <w:lang w:eastAsia="ru-RU"/>
        </w:rPr>
        <w:t xml:space="preserve"> - это опытная архитектура, разработанная для достижения успеха там, где другие терпели неудачу в прошлом, учась на своих ошибках. По этой причине </w:t>
      </w:r>
      <w:r w:rsidRPr="00A527F7">
        <w:rPr>
          <w:lang w:val="en-US" w:eastAsia="ru-RU"/>
        </w:rPr>
        <w:t>RISC</w:t>
      </w:r>
      <w:r w:rsidRPr="00A527F7">
        <w:rPr>
          <w:lang w:eastAsia="ru-RU"/>
        </w:rPr>
        <w:t>-</w:t>
      </w:r>
      <w:r w:rsidRPr="00A527F7">
        <w:rPr>
          <w:lang w:val="en-US" w:eastAsia="ru-RU"/>
        </w:rPr>
        <w:t>V</w:t>
      </w:r>
      <w:r w:rsidRPr="00A527F7">
        <w:rPr>
          <w:lang w:eastAsia="ru-RU"/>
        </w:rPr>
        <w:t xml:space="preserve"> был разработан как модульный </w:t>
      </w:r>
      <w:r w:rsidRPr="00A527F7">
        <w:rPr>
          <w:lang w:val="en-US" w:eastAsia="ru-RU"/>
        </w:rPr>
        <w:t>ISA</w:t>
      </w:r>
      <w:r w:rsidRPr="00A527F7">
        <w:rPr>
          <w:lang w:eastAsia="ru-RU"/>
        </w:rPr>
        <w:t xml:space="preserve"> вместо традиционных инкрементных </w:t>
      </w:r>
      <w:r w:rsidRPr="00A527F7">
        <w:rPr>
          <w:lang w:val="en-US" w:eastAsia="ru-RU"/>
        </w:rPr>
        <w:t>ISA</w:t>
      </w:r>
      <w:r w:rsidRPr="00A527F7">
        <w:rPr>
          <w:lang w:eastAsia="ru-RU"/>
        </w:rPr>
        <w:t xml:space="preserve">.Это означает, что реализация </w:t>
      </w:r>
      <w:r w:rsidRPr="00A527F7">
        <w:rPr>
          <w:lang w:val="en-US" w:eastAsia="ru-RU"/>
        </w:rPr>
        <w:t>RISC</w:t>
      </w:r>
      <w:r w:rsidRPr="00A527F7">
        <w:rPr>
          <w:lang w:eastAsia="ru-RU"/>
        </w:rPr>
        <w:t>-</w:t>
      </w:r>
      <w:r w:rsidRPr="00A527F7">
        <w:rPr>
          <w:lang w:val="en-US" w:eastAsia="ru-RU"/>
        </w:rPr>
        <w:t>V</w:t>
      </w:r>
      <w:r w:rsidRPr="00A527F7">
        <w:rPr>
          <w:lang w:eastAsia="ru-RU"/>
        </w:rPr>
        <w:t xml:space="preserve"> состоит из обязательного базового </w:t>
      </w:r>
      <w:r w:rsidRPr="00A527F7">
        <w:rPr>
          <w:lang w:val="en-US" w:eastAsia="ru-RU"/>
        </w:rPr>
        <w:t>ISA</w:t>
      </w:r>
      <w:r w:rsidRPr="00A527F7">
        <w:rPr>
          <w:lang w:eastAsia="ru-RU"/>
        </w:rPr>
        <w:t xml:space="preserve"> и ряда расширений </w:t>
      </w:r>
      <w:r w:rsidRPr="00A527F7">
        <w:rPr>
          <w:lang w:val="en-US" w:eastAsia="ru-RU"/>
        </w:rPr>
        <w:t>ISA</w:t>
      </w:r>
      <w:r w:rsidRPr="00A527F7">
        <w:rPr>
          <w:lang w:eastAsia="ru-RU"/>
        </w:rPr>
        <w:t>, так что пользовательские процессоры могут быть адаптированы к потребностям приложения.</w:t>
      </w:r>
    </w:p>
    <w:p w14:paraId="59B922F0" w14:textId="77777777" w:rsidR="00A527F7" w:rsidRDefault="00A527F7" w:rsidP="00112820">
      <w:pPr>
        <w:rPr>
          <w:lang w:eastAsia="ru-RU"/>
        </w:rPr>
      </w:pPr>
      <w:r w:rsidRPr="00A527F7">
        <w:rPr>
          <w:lang w:eastAsia="ru-RU"/>
        </w:rPr>
        <w:t xml:space="preserve">Соглашение об именовании пользовательских </w:t>
      </w:r>
      <w:r w:rsidRPr="00A527F7">
        <w:rPr>
          <w:lang w:val="en-US" w:eastAsia="ru-RU"/>
        </w:rPr>
        <w:t>ISA</w:t>
      </w:r>
      <w:r w:rsidRPr="00A527F7">
        <w:rPr>
          <w:lang w:eastAsia="ru-RU"/>
        </w:rPr>
        <w:t xml:space="preserve"> состоит из букв </w:t>
      </w:r>
      <w:r w:rsidRPr="00A527F7">
        <w:rPr>
          <w:lang w:val="en-US" w:eastAsia="ru-RU"/>
        </w:rPr>
        <w:t>RV</w:t>
      </w:r>
      <w:r w:rsidRPr="00A527F7">
        <w:rPr>
          <w:lang w:eastAsia="ru-RU"/>
        </w:rPr>
        <w:t xml:space="preserve"> (для </w:t>
      </w:r>
      <w:r w:rsidRPr="00A527F7">
        <w:rPr>
          <w:lang w:val="en-US" w:eastAsia="ru-RU"/>
        </w:rPr>
        <w:t>RISC</w:t>
      </w:r>
      <w:r w:rsidRPr="00A527F7">
        <w:rPr>
          <w:lang w:eastAsia="ru-RU"/>
        </w:rPr>
        <w:t>-</w:t>
      </w:r>
      <w:r w:rsidRPr="00A527F7">
        <w:rPr>
          <w:lang w:val="en-US" w:eastAsia="ru-RU"/>
        </w:rPr>
        <w:t>V</w:t>
      </w:r>
      <w:r w:rsidRPr="00A527F7">
        <w:rPr>
          <w:lang w:eastAsia="ru-RU"/>
        </w:rPr>
        <w:t xml:space="preserve">), за которыми следует разрядность и идентификатор </w:t>
      </w:r>
      <w:r>
        <w:rPr>
          <w:lang w:eastAsia="ru-RU"/>
        </w:rPr>
        <w:t>модели</w:t>
      </w:r>
      <w:r w:rsidRPr="00A527F7">
        <w:rPr>
          <w:lang w:eastAsia="ru-RU"/>
        </w:rPr>
        <w:t>.</w:t>
      </w:r>
    </w:p>
    <w:p w14:paraId="2E7E2E53" w14:textId="77777777" w:rsidR="00A527F7" w:rsidRPr="00A527F7" w:rsidRDefault="00A527F7" w:rsidP="00112820">
      <w:pPr>
        <w:rPr>
          <w:lang w:eastAsia="ru-RU"/>
        </w:rPr>
      </w:pPr>
      <w:r w:rsidRPr="00A527F7">
        <w:rPr>
          <w:lang w:eastAsia="ru-RU"/>
        </w:rPr>
        <w:t xml:space="preserve">Имея это в виду, </w:t>
      </w:r>
      <w:r w:rsidRPr="00A527F7">
        <w:rPr>
          <w:lang w:val="en-US" w:eastAsia="ru-RU"/>
        </w:rPr>
        <w:t>RV</w:t>
      </w:r>
      <w:r w:rsidRPr="00A527F7">
        <w:rPr>
          <w:lang w:eastAsia="ru-RU"/>
        </w:rPr>
        <w:t>32</w:t>
      </w:r>
      <w:r w:rsidRPr="00A527F7">
        <w:rPr>
          <w:lang w:val="en-US" w:eastAsia="ru-RU"/>
        </w:rPr>
        <w:t>IMAC</w:t>
      </w:r>
      <w:r w:rsidRPr="00A527F7">
        <w:rPr>
          <w:lang w:eastAsia="ru-RU"/>
        </w:rPr>
        <w:t xml:space="preserve"> означает:</w:t>
      </w:r>
    </w:p>
    <w:p w14:paraId="39C3F786" w14:textId="77777777" w:rsidR="00A527F7" w:rsidRDefault="00112820" w:rsidP="00112820">
      <w:pPr>
        <w:rPr>
          <w:lang w:eastAsia="ru-RU"/>
        </w:rPr>
      </w:pPr>
      <w:r w:rsidRPr="00112820">
        <w:rPr>
          <w:b/>
          <w:bCs/>
          <w:lang w:val="en-US" w:eastAsia="ru-RU"/>
        </w:rPr>
        <w:t>RV</w:t>
      </w:r>
      <w:r w:rsidRPr="00A527F7">
        <w:rPr>
          <w:b/>
          <w:bCs/>
          <w:lang w:eastAsia="ru-RU"/>
        </w:rPr>
        <w:t>32</w:t>
      </w:r>
      <w:r w:rsidRPr="00112820">
        <w:rPr>
          <w:b/>
          <w:bCs/>
          <w:lang w:val="en-US" w:eastAsia="ru-RU"/>
        </w:rPr>
        <w:t>I</w:t>
      </w:r>
      <w:r w:rsidRPr="00A527F7">
        <w:rPr>
          <w:lang w:eastAsia="ru-RU"/>
        </w:rPr>
        <w:t xml:space="preserve">: </w:t>
      </w:r>
      <w:r w:rsidR="00A527F7" w:rsidRPr="00A527F7">
        <w:rPr>
          <w:lang w:eastAsia="ru-RU"/>
        </w:rPr>
        <w:t xml:space="preserve">32-разрядный процессор с базовым </w:t>
      </w:r>
      <w:r w:rsidR="00A527F7" w:rsidRPr="00A527F7">
        <w:rPr>
          <w:lang w:val="en-US" w:eastAsia="ru-RU"/>
        </w:rPr>
        <w:t>ISA</w:t>
      </w:r>
      <w:r w:rsidR="00A527F7" w:rsidRPr="00A527F7">
        <w:rPr>
          <w:lang w:eastAsia="ru-RU"/>
        </w:rPr>
        <w:t>. Сюда входят абсолютно необходимые базовые операции.</w:t>
      </w:r>
    </w:p>
    <w:p w14:paraId="2DFBB38F" w14:textId="77777777" w:rsidR="00112820" w:rsidRPr="00A527F7" w:rsidRDefault="00112820" w:rsidP="00112820">
      <w:pPr>
        <w:rPr>
          <w:lang w:eastAsia="ru-RU"/>
        </w:rPr>
      </w:pPr>
      <w:r w:rsidRPr="00112820">
        <w:rPr>
          <w:b/>
          <w:bCs/>
          <w:lang w:val="en-US" w:eastAsia="ru-RU"/>
        </w:rPr>
        <w:t>M</w:t>
      </w:r>
      <w:r w:rsidRPr="00A527F7">
        <w:rPr>
          <w:lang w:eastAsia="ru-RU"/>
        </w:rPr>
        <w:t xml:space="preserve">: </w:t>
      </w:r>
      <w:r w:rsidR="00A527F7" w:rsidRPr="00A527F7">
        <w:rPr>
          <w:lang w:eastAsia="ru-RU"/>
        </w:rPr>
        <w:t>Расширение для умножения и деления целых чисел.</w:t>
      </w:r>
    </w:p>
    <w:p w14:paraId="2C2453A9" w14:textId="7A1B7FBD" w:rsidR="00112820" w:rsidRPr="00A527F7" w:rsidRDefault="00112820" w:rsidP="00112820">
      <w:pPr>
        <w:rPr>
          <w:lang w:eastAsia="ru-RU"/>
        </w:rPr>
      </w:pPr>
      <w:r w:rsidRPr="00112820">
        <w:rPr>
          <w:b/>
          <w:bCs/>
          <w:lang w:val="en-US" w:eastAsia="ru-RU"/>
        </w:rPr>
        <w:t>A</w:t>
      </w:r>
      <w:r w:rsidRPr="00A527F7">
        <w:rPr>
          <w:lang w:eastAsia="ru-RU"/>
        </w:rPr>
        <w:t xml:space="preserve">: </w:t>
      </w:r>
      <w:r w:rsidR="00A527F7" w:rsidRPr="00A527F7">
        <w:rPr>
          <w:lang w:eastAsia="ru-RU"/>
        </w:rPr>
        <w:t>Расширение атомарн</w:t>
      </w:r>
      <w:r w:rsidR="00703B61">
        <w:rPr>
          <w:lang w:eastAsia="ru-RU"/>
        </w:rPr>
        <w:t>ых</w:t>
      </w:r>
      <w:r w:rsidR="00A527F7" w:rsidRPr="00A527F7">
        <w:rPr>
          <w:lang w:eastAsia="ru-RU"/>
        </w:rPr>
        <w:t xml:space="preserve"> </w:t>
      </w:r>
      <w:r w:rsidR="00A527F7">
        <w:rPr>
          <w:lang w:eastAsia="ru-RU"/>
        </w:rPr>
        <w:t>команд</w:t>
      </w:r>
      <w:r w:rsidR="00A527F7" w:rsidRPr="00A527F7">
        <w:rPr>
          <w:lang w:eastAsia="ru-RU"/>
        </w:rPr>
        <w:t>.</w:t>
      </w:r>
    </w:p>
    <w:p w14:paraId="08AA44A7" w14:textId="77777777" w:rsidR="00A527F7" w:rsidRPr="00A527F7" w:rsidRDefault="00112820" w:rsidP="00112820">
      <w:pPr>
        <w:rPr>
          <w:lang w:eastAsia="ru-RU"/>
        </w:rPr>
      </w:pPr>
      <w:r w:rsidRPr="00112820">
        <w:rPr>
          <w:b/>
          <w:bCs/>
          <w:lang w:val="en-US" w:eastAsia="ru-RU"/>
        </w:rPr>
        <w:t>C</w:t>
      </w:r>
      <w:r w:rsidRPr="00A527F7">
        <w:rPr>
          <w:lang w:eastAsia="ru-RU"/>
        </w:rPr>
        <w:t xml:space="preserve">: </w:t>
      </w:r>
      <w:r w:rsidR="00A527F7" w:rsidRPr="00A527F7">
        <w:rPr>
          <w:lang w:eastAsia="ru-RU"/>
        </w:rPr>
        <w:t>Расширение</w:t>
      </w:r>
      <w:r w:rsidR="00A527F7">
        <w:rPr>
          <w:lang w:eastAsia="ru-RU"/>
        </w:rPr>
        <w:t xml:space="preserve"> команд</w:t>
      </w:r>
      <w:r w:rsidR="00A527F7" w:rsidRPr="00A527F7">
        <w:rPr>
          <w:lang w:eastAsia="ru-RU"/>
        </w:rPr>
        <w:t xml:space="preserve"> сжатия. Это расширение является разумным дополнением к </w:t>
      </w:r>
      <w:r w:rsidR="00A527F7" w:rsidRPr="00A527F7">
        <w:rPr>
          <w:lang w:val="en-US" w:eastAsia="ru-RU"/>
        </w:rPr>
        <w:t>RISC</w:t>
      </w:r>
      <w:r w:rsidR="00A527F7" w:rsidRPr="00A527F7">
        <w:rPr>
          <w:lang w:eastAsia="ru-RU"/>
        </w:rPr>
        <w:t>-</w:t>
      </w:r>
      <w:r w:rsidR="00A527F7" w:rsidRPr="00A527F7">
        <w:rPr>
          <w:lang w:val="en-US" w:eastAsia="ru-RU"/>
        </w:rPr>
        <w:t>V</w:t>
      </w:r>
      <w:r w:rsidR="00A527F7" w:rsidRPr="00A527F7">
        <w:rPr>
          <w:lang w:eastAsia="ru-RU"/>
        </w:rPr>
        <w:t xml:space="preserve"> </w:t>
      </w:r>
      <w:r w:rsidR="00A527F7" w:rsidRPr="00A527F7">
        <w:rPr>
          <w:lang w:val="en-US" w:eastAsia="ru-RU"/>
        </w:rPr>
        <w:t>ISA</w:t>
      </w:r>
      <w:r w:rsidR="00A527F7" w:rsidRPr="00A527F7">
        <w:rPr>
          <w:lang w:eastAsia="ru-RU"/>
        </w:rPr>
        <w:t xml:space="preserve">, поскольку оно обеспечивает альтернативную 16-битную кодировку для специального подмножества существующих </w:t>
      </w:r>
      <w:r w:rsidR="00A527F7">
        <w:rPr>
          <w:lang w:eastAsia="ru-RU"/>
        </w:rPr>
        <w:t>команд</w:t>
      </w:r>
      <w:r w:rsidR="00A527F7" w:rsidRPr="00A527F7">
        <w:rPr>
          <w:lang w:eastAsia="ru-RU"/>
        </w:rPr>
        <w:t>.</w:t>
      </w:r>
    </w:p>
    <w:p w14:paraId="07186E5F" w14:textId="77777777" w:rsidR="00112820" w:rsidRPr="00A527F7" w:rsidRDefault="00A527F7" w:rsidP="00112820">
      <w:pPr>
        <w:rPr>
          <w:lang w:eastAsia="ru-RU"/>
        </w:rPr>
      </w:pPr>
      <w:r w:rsidRPr="00A527F7">
        <w:rPr>
          <w:lang w:eastAsia="ru-RU"/>
        </w:rPr>
        <w:t xml:space="preserve">Базовое </w:t>
      </w:r>
      <w:r w:rsidRPr="00A527F7">
        <w:rPr>
          <w:lang w:val="en-US" w:eastAsia="ru-RU"/>
        </w:rPr>
        <w:t>ISA</w:t>
      </w:r>
      <w:r w:rsidRPr="00A527F7">
        <w:rPr>
          <w:lang w:eastAsia="ru-RU"/>
        </w:rPr>
        <w:t xml:space="preserve"> состоит всего из 47</w:t>
      </w:r>
      <w:r>
        <w:rPr>
          <w:lang w:eastAsia="ru-RU"/>
        </w:rPr>
        <w:t xml:space="preserve"> команд</w:t>
      </w:r>
      <w:r w:rsidRPr="00A527F7">
        <w:rPr>
          <w:lang w:eastAsia="ru-RU"/>
        </w:rPr>
        <w:t xml:space="preserve">, и каждое расширение добавляет несколько инструкций. </w:t>
      </w:r>
      <w:r>
        <w:rPr>
          <w:lang w:eastAsia="ru-RU"/>
        </w:rPr>
        <w:t>Ниже представлено</w:t>
      </w:r>
      <w:r w:rsidRPr="00A527F7">
        <w:rPr>
          <w:lang w:eastAsia="ru-RU"/>
        </w:rPr>
        <w:t xml:space="preserve"> графическое представление набора команд </w:t>
      </w:r>
      <w:r w:rsidRPr="00A527F7">
        <w:rPr>
          <w:lang w:val="en-US" w:eastAsia="ru-RU"/>
        </w:rPr>
        <w:t>RV</w:t>
      </w:r>
      <w:r w:rsidRPr="00A527F7">
        <w:rPr>
          <w:lang w:eastAsia="ru-RU"/>
        </w:rPr>
        <w:t>32</w:t>
      </w:r>
      <w:r w:rsidRPr="00A527F7">
        <w:rPr>
          <w:lang w:val="en-US" w:eastAsia="ru-RU"/>
        </w:rPr>
        <w:t>IMAC</w:t>
      </w:r>
      <w:r w:rsidRPr="00A527F7">
        <w:rPr>
          <w:lang w:eastAsia="ru-RU"/>
        </w:rPr>
        <w:t>:</w:t>
      </w:r>
      <w:r w:rsidR="00112820" w:rsidRPr="00112820">
        <w:rPr>
          <w:rFonts w:ascii="inherit" w:hAnsi="inherit"/>
          <w:lang w:val="en-US" w:eastAsia="ru-RU"/>
        </w:rPr>
        <w:t> </w:t>
      </w:r>
    </w:p>
    <w:p w14:paraId="4F4EF2BA" w14:textId="77777777" w:rsidR="00112820" w:rsidRPr="00A527F7" w:rsidRDefault="00112820" w:rsidP="00112820">
      <w:pPr>
        <w:rPr>
          <w:lang w:eastAsia="ru-RU"/>
        </w:rPr>
      </w:pPr>
      <w:r w:rsidRPr="00112820">
        <w:rPr>
          <w:noProof/>
          <w:lang w:eastAsia="ru-RU"/>
        </w:rPr>
        <w:lastRenderedPageBreak/>
        <w:drawing>
          <wp:inline distT="0" distB="0" distL="0" distR="0" wp14:anchorId="08FC3E9F" wp14:editId="3EBDE96C">
            <wp:extent cx="5013960" cy="3213948"/>
            <wp:effectExtent l="0" t="0" r="0" b="5715"/>
            <wp:docPr id="43" name="Рисунок 43" descr="The RV32IMAC instruction set showing the modular nature of RISC-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RV32IMAC instruction set showing the modular nature of RISC-V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3285" cy="3219925"/>
                    </a:xfrm>
                    <a:prstGeom prst="rect">
                      <a:avLst/>
                    </a:prstGeom>
                    <a:noFill/>
                    <a:ln>
                      <a:noFill/>
                    </a:ln>
                  </pic:spPr>
                </pic:pic>
              </a:graphicData>
            </a:graphic>
          </wp:inline>
        </w:drawing>
      </w:r>
      <w:r w:rsidRPr="00A527F7">
        <w:rPr>
          <w:lang w:eastAsia="ru-RU"/>
        </w:rPr>
        <w:br/>
      </w:r>
      <w:r w:rsidR="00A527F7" w:rsidRPr="00A527F7">
        <w:rPr>
          <w:b/>
          <w:bCs/>
          <w:lang w:eastAsia="ru-RU"/>
        </w:rPr>
        <w:t xml:space="preserve">Набор команд для </w:t>
      </w:r>
      <w:r w:rsidR="00A527F7" w:rsidRPr="00A527F7">
        <w:rPr>
          <w:b/>
          <w:bCs/>
          <w:lang w:val="en-US" w:eastAsia="ru-RU"/>
        </w:rPr>
        <w:t>RV</w:t>
      </w:r>
      <w:r w:rsidR="00A527F7" w:rsidRPr="00A527F7">
        <w:rPr>
          <w:b/>
          <w:bCs/>
          <w:lang w:eastAsia="ru-RU"/>
        </w:rPr>
        <w:t>32</w:t>
      </w:r>
      <w:r w:rsidR="00A527F7" w:rsidRPr="00A527F7">
        <w:rPr>
          <w:b/>
          <w:bCs/>
          <w:lang w:val="en-US" w:eastAsia="ru-RU"/>
        </w:rPr>
        <w:t>IMAC</w:t>
      </w:r>
      <w:r w:rsidR="00A527F7" w:rsidRPr="00A527F7">
        <w:rPr>
          <w:b/>
          <w:bCs/>
          <w:lang w:eastAsia="ru-RU"/>
        </w:rPr>
        <w:t xml:space="preserve"> демонстрирует модульную (а не инкрементную) природу </w:t>
      </w:r>
      <w:r w:rsidR="00A527F7" w:rsidRPr="00A527F7">
        <w:rPr>
          <w:b/>
          <w:bCs/>
          <w:lang w:val="en-US" w:eastAsia="ru-RU"/>
        </w:rPr>
        <w:t>RISC</w:t>
      </w:r>
      <w:r w:rsidR="00A527F7" w:rsidRPr="00A527F7">
        <w:rPr>
          <w:b/>
          <w:bCs/>
          <w:lang w:eastAsia="ru-RU"/>
        </w:rPr>
        <w:t>-</w:t>
      </w:r>
      <w:r w:rsidR="00A527F7" w:rsidRPr="00A527F7">
        <w:rPr>
          <w:b/>
          <w:bCs/>
          <w:lang w:val="en-US" w:eastAsia="ru-RU"/>
        </w:rPr>
        <w:t>V</w:t>
      </w:r>
      <w:r w:rsidR="00A527F7" w:rsidRPr="00A527F7">
        <w:rPr>
          <w:b/>
          <w:bCs/>
          <w:lang w:eastAsia="ru-RU"/>
        </w:rPr>
        <w:t>.</w:t>
      </w:r>
      <w:r w:rsidRPr="00A527F7">
        <w:rPr>
          <w:lang w:eastAsia="ru-RU"/>
        </w:rPr>
        <w:br/>
      </w:r>
      <w:r w:rsidR="00A527F7" w:rsidRPr="00A527F7">
        <w:rPr>
          <w:b/>
          <w:bCs/>
          <w:lang w:eastAsia="ru-RU"/>
        </w:rPr>
        <w:t xml:space="preserve">Обязательный базовый </w:t>
      </w:r>
      <w:r w:rsidR="00A527F7" w:rsidRPr="00A527F7">
        <w:rPr>
          <w:b/>
          <w:bCs/>
          <w:lang w:val="en-US" w:eastAsia="ru-RU"/>
        </w:rPr>
        <w:t>ISA</w:t>
      </w:r>
      <w:r w:rsidR="00A527F7" w:rsidRPr="00A527F7">
        <w:rPr>
          <w:b/>
          <w:bCs/>
          <w:lang w:eastAsia="ru-RU"/>
        </w:rPr>
        <w:t xml:space="preserve"> сочетается с набором расширений.</w:t>
      </w:r>
    </w:p>
    <w:p w14:paraId="22C29699" w14:textId="77777777" w:rsidR="00112820" w:rsidRPr="00A527F7" w:rsidRDefault="00112820" w:rsidP="00112820">
      <w:pPr>
        <w:rPr>
          <w:lang w:eastAsia="ru-RU"/>
        </w:rPr>
      </w:pPr>
      <w:r w:rsidRPr="00112820">
        <w:rPr>
          <w:rFonts w:ascii="inherit" w:hAnsi="inherit"/>
          <w:lang w:val="en-US" w:eastAsia="ru-RU"/>
        </w:rPr>
        <w:t> </w:t>
      </w:r>
    </w:p>
    <w:p w14:paraId="1E183AEF" w14:textId="634AE656" w:rsidR="00A527F7" w:rsidRDefault="00A527F7" w:rsidP="00112820">
      <w:pPr>
        <w:rPr>
          <w:lang w:eastAsia="ru-RU"/>
        </w:rPr>
      </w:pPr>
      <w:r w:rsidRPr="00A527F7">
        <w:rPr>
          <w:lang w:eastAsia="ru-RU"/>
        </w:rPr>
        <w:t>Компиляторы информируются о расширениях, включенных в целевой процессор, чтобы он</w:t>
      </w:r>
      <w:r w:rsidR="00703B61">
        <w:rPr>
          <w:lang w:eastAsia="ru-RU"/>
        </w:rPr>
        <w:t>и</w:t>
      </w:r>
      <w:r w:rsidRPr="00A527F7">
        <w:rPr>
          <w:lang w:eastAsia="ru-RU"/>
        </w:rPr>
        <w:t xml:space="preserve"> генерировал</w:t>
      </w:r>
      <w:r w:rsidR="00703B61">
        <w:rPr>
          <w:lang w:eastAsia="ru-RU"/>
        </w:rPr>
        <w:t>и</w:t>
      </w:r>
      <w:r w:rsidRPr="00A527F7">
        <w:rPr>
          <w:lang w:eastAsia="ru-RU"/>
        </w:rPr>
        <w:t xml:space="preserve"> наилучший возможный код. Если код содержит команды из расширений, отсутствующие в физическом процессоре, аппаратное обеспечение перехватывает и выполняет программные функции из стандартной библиотеки.</w:t>
      </w:r>
    </w:p>
    <w:p w14:paraId="2299A404" w14:textId="77777777" w:rsidR="00A527F7" w:rsidRDefault="00A527F7" w:rsidP="00112820">
      <w:pPr>
        <w:rPr>
          <w:lang w:eastAsia="ru-RU"/>
        </w:rPr>
      </w:pPr>
      <w:r w:rsidRPr="00A527F7">
        <w:rPr>
          <w:lang w:eastAsia="ru-RU"/>
        </w:rPr>
        <w:t xml:space="preserve">Итак, в следующий раз, когда вы увидите код ассемблера в окне дизассемблера в </w:t>
      </w:r>
      <w:r w:rsidRPr="00A527F7">
        <w:rPr>
          <w:lang w:val="en-US" w:eastAsia="ru-RU"/>
        </w:rPr>
        <w:t>Freedom</w:t>
      </w:r>
      <w:r w:rsidRPr="00A527F7">
        <w:rPr>
          <w:lang w:eastAsia="ru-RU"/>
        </w:rPr>
        <w:t xml:space="preserve"> </w:t>
      </w:r>
      <w:r w:rsidRPr="00A527F7">
        <w:rPr>
          <w:lang w:val="en-US" w:eastAsia="ru-RU"/>
        </w:rPr>
        <w:t>Studio</w:t>
      </w:r>
      <w:r w:rsidRPr="00A527F7">
        <w:rPr>
          <w:lang w:eastAsia="ru-RU"/>
        </w:rPr>
        <w:t xml:space="preserve">, постарайтесь обратить внимание, что он содержит инструкции по сборке </w:t>
      </w:r>
      <w:r w:rsidRPr="00A527F7">
        <w:rPr>
          <w:lang w:val="en-US" w:eastAsia="ru-RU"/>
        </w:rPr>
        <w:t>RISC</w:t>
      </w:r>
      <w:r w:rsidRPr="00A527F7">
        <w:rPr>
          <w:lang w:eastAsia="ru-RU"/>
        </w:rPr>
        <w:t>-</w:t>
      </w:r>
      <w:r w:rsidRPr="00A527F7">
        <w:rPr>
          <w:lang w:val="en-US" w:eastAsia="ru-RU"/>
        </w:rPr>
        <w:t>V</w:t>
      </w:r>
      <w:r w:rsidRPr="00A527F7">
        <w:rPr>
          <w:lang w:eastAsia="ru-RU"/>
        </w:rPr>
        <w:t>, которые могут быть перечислены, а могут и не быть перечислены на этой диаграмме. Возможно, вы даже захотите проверить выполнение этих команд, чтобы лучше понять, что происходит.</w:t>
      </w:r>
    </w:p>
    <w:p w14:paraId="7B35E1F9" w14:textId="77777777" w:rsidR="00A527F7" w:rsidRDefault="00A527F7" w:rsidP="00A527F7">
      <w:pPr>
        <w:rPr>
          <w:b/>
          <w:lang w:eastAsia="ru-RU"/>
        </w:rPr>
      </w:pPr>
      <w:r w:rsidRPr="00A527F7">
        <w:rPr>
          <w:lang w:eastAsia="ru-RU"/>
        </w:rPr>
        <w:t xml:space="preserve">Чтобы узнать больше о </w:t>
      </w:r>
      <w:r w:rsidRPr="00A527F7">
        <w:rPr>
          <w:lang w:val="en-US" w:eastAsia="ru-RU"/>
        </w:rPr>
        <w:t>RISC</w:t>
      </w:r>
      <w:r w:rsidRPr="00A527F7">
        <w:rPr>
          <w:lang w:eastAsia="ru-RU"/>
        </w:rPr>
        <w:t>-</w:t>
      </w:r>
      <w:r w:rsidRPr="00A527F7">
        <w:rPr>
          <w:lang w:val="en-US" w:eastAsia="ru-RU"/>
        </w:rPr>
        <w:t>V</w:t>
      </w:r>
      <w:r w:rsidRPr="00A527F7">
        <w:rPr>
          <w:lang w:eastAsia="ru-RU"/>
        </w:rPr>
        <w:t xml:space="preserve"> </w:t>
      </w:r>
      <w:r w:rsidRPr="00A527F7">
        <w:rPr>
          <w:lang w:val="en-US" w:eastAsia="ru-RU"/>
        </w:rPr>
        <w:t>ISA</w:t>
      </w:r>
      <w:r w:rsidRPr="00A527F7">
        <w:rPr>
          <w:lang w:eastAsia="ru-RU"/>
        </w:rPr>
        <w:t xml:space="preserve">, прочтите книгу Дэвида Паттерсона и Эндрю </w:t>
      </w:r>
      <w:proofErr w:type="spellStart"/>
      <w:r w:rsidRPr="00A527F7">
        <w:rPr>
          <w:lang w:eastAsia="ru-RU"/>
        </w:rPr>
        <w:t>Уотермана</w:t>
      </w:r>
      <w:proofErr w:type="spellEnd"/>
      <w:r w:rsidRPr="00A527F7">
        <w:rPr>
          <w:lang w:eastAsia="ru-RU"/>
        </w:rPr>
        <w:t xml:space="preserve"> под названием "</w:t>
      </w:r>
      <w:r w:rsidRPr="00A527F7">
        <w:rPr>
          <w:lang w:val="en-US" w:eastAsia="ru-RU"/>
        </w:rPr>
        <w:t>RISC</w:t>
      </w:r>
      <w:r w:rsidRPr="00A527F7">
        <w:rPr>
          <w:lang w:eastAsia="ru-RU"/>
        </w:rPr>
        <w:t>-</w:t>
      </w:r>
      <w:r w:rsidRPr="00A527F7">
        <w:rPr>
          <w:lang w:val="en-US" w:eastAsia="ru-RU"/>
        </w:rPr>
        <w:t>V</w:t>
      </w:r>
      <w:r w:rsidRPr="00A527F7">
        <w:rPr>
          <w:lang w:eastAsia="ru-RU"/>
        </w:rPr>
        <w:t xml:space="preserve"> </w:t>
      </w:r>
      <w:r w:rsidRPr="00A527F7">
        <w:rPr>
          <w:lang w:val="en-US" w:eastAsia="ru-RU"/>
        </w:rPr>
        <w:t>Reader</w:t>
      </w:r>
      <w:r w:rsidRPr="00A527F7">
        <w:rPr>
          <w:lang w:eastAsia="ru-RU"/>
        </w:rPr>
        <w:t>". Английская версия стоит очень недорого, а переводы на испанский, португальский, китайский и корейский языки можно скачать бесплатно.</w:t>
      </w:r>
    </w:p>
    <w:p w14:paraId="5D2B1A52" w14:textId="77777777" w:rsidR="00112820" w:rsidRPr="00A527F7" w:rsidRDefault="00353F68" w:rsidP="00112820">
      <w:pPr>
        <w:pStyle w:val="Heading2"/>
        <w:rPr>
          <w:sz w:val="48"/>
        </w:rPr>
      </w:pPr>
      <w:bookmarkStart w:id="14" w:name="_Toc151298754"/>
      <w:r w:rsidRPr="00434767">
        <w:t xml:space="preserve">Библиотека </w:t>
      </w:r>
      <w:r w:rsidR="00112820" w:rsidRPr="00112820">
        <w:rPr>
          <w:lang w:val="en-US"/>
        </w:rPr>
        <w:t>Freedom</w:t>
      </w:r>
      <w:r w:rsidR="00112820" w:rsidRPr="00A527F7">
        <w:t xml:space="preserve"> </w:t>
      </w:r>
      <w:r w:rsidR="00112820" w:rsidRPr="00112820">
        <w:rPr>
          <w:lang w:val="en-US"/>
        </w:rPr>
        <w:t>Metal</w:t>
      </w:r>
      <w:bookmarkEnd w:id="14"/>
      <w:r w:rsidR="00112820" w:rsidRPr="00A527F7">
        <w:t xml:space="preserve"> </w:t>
      </w:r>
    </w:p>
    <w:p w14:paraId="599DA836" w14:textId="77777777" w:rsidR="00353F68" w:rsidRPr="00434767" w:rsidRDefault="00353F68" w:rsidP="00112820">
      <w:pPr>
        <w:rPr>
          <w:lang w:eastAsia="ru-RU"/>
        </w:rPr>
      </w:pPr>
      <w:r w:rsidRPr="00353F68">
        <w:rPr>
          <w:lang w:eastAsia="ru-RU"/>
        </w:rPr>
        <w:t xml:space="preserve">Все детали, которые мы до сих пор рассматривали в этом разделе, относятся к аппаратному обеспечению и низкоуровневым элементам, которыми вы будете управлять и </w:t>
      </w:r>
      <w:r w:rsidRPr="00353F68">
        <w:rPr>
          <w:lang w:eastAsia="ru-RU"/>
        </w:rPr>
        <w:lastRenderedPageBreak/>
        <w:t xml:space="preserve">взаимодействовать с помощью библиотеки встроенного ПО. </w:t>
      </w:r>
      <w:r w:rsidRPr="00434767">
        <w:rPr>
          <w:lang w:eastAsia="ru-RU"/>
        </w:rPr>
        <w:t xml:space="preserve">Думайте об этой библиотеке как об </w:t>
      </w:r>
      <w:r w:rsidRPr="00353F68">
        <w:rPr>
          <w:lang w:val="en-US" w:eastAsia="ru-RU"/>
        </w:rPr>
        <w:t>API</w:t>
      </w:r>
      <w:r w:rsidRPr="00434767">
        <w:rPr>
          <w:lang w:eastAsia="ru-RU"/>
        </w:rPr>
        <w:t>.</w:t>
      </w:r>
    </w:p>
    <w:p w14:paraId="104AF317" w14:textId="77777777" w:rsidR="00353F68" w:rsidRDefault="00353F68" w:rsidP="00112820">
      <w:pPr>
        <w:rPr>
          <w:lang w:eastAsia="ru-RU"/>
        </w:rPr>
      </w:pPr>
      <w:r w:rsidRPr="00353F68">
        <w:rPr>
          <w:lang w:eastAsia="ru-RU"/>
        </w:rPr>
        <w:t xml:space="preserve">Так же, как и </w:t>
      </w:r>
      <w:r w:rsidRPr="00353F68">
        <w:rPr>
          <w:lang w:val="en-US" w:eastAsia="ru-RU"/>
        </w:rPr>
        <w:t>API</w:t>
      </w:r>
      <w:r w:rsidRPr="00353F68">
        <w:rPr>
          <w:lang w:eastAsia="ru-RU"/>
        </w:rPr>
        <w:t xml:space="preserve">, совершенно обычным делом является доступ к нескольким библиотекам встроенного ПО, разработанным разными организациями. Например, для </w:t>
      </w:r>
      <w:r w:rsidRPr="00353F68">
        <w:rPr>
          <w:lang w:val="en-US" w:eastAsia="ru-RU"/>
        </w:rPr>
        <w:t>Arduino</w:t>
      </w:r>
      <w:r w:rsidRPr="00353F68">
        <w:rPr>
          <w:lang w:eastAsia="ru-RU"/>
        </w:rPr>
        <w:t xml:space="preserve"> </w:t>
      </w:r>
      <w:r w:rsidRPr="00353F68">
        <w:rPr>
          <w:lang w:val="en-US" w:eastAsia="ru-RU"/>
        </w:rPr>
        <w:t>UNO</w:t>
      </w:r>
      <w:r w:rsidRPr="00353F68">
        <w:rPr>
          <w:lang w:eastAsia="ru-RU"/>
        </w:rPr>
        <w:t xml:space="preserve"> доступно несколько библиотек, включая ту, которая поставляется с </w:t>
      </w:r>
      <w:r w:rsidRPr="00353F68">
        <w:rPr>
          <w:lang w:val="en-US" w:eastAsia="ru-RU"/>
        </w:rPr>
        <w:t>Arduino</w:t>
      </w:r>
      <w:r w:rsidRPr="00353F68">
        <w:rPr>
          <w:lang w:eastAsia="ru-RU"/>
        </w:rPr>
        <w:t xml:space="preserve"> </w:t>
      </w:r>
      <w:r w:rsidRPr="00353F68">
        <w:rPr>
          <w:lang w:val="en-US" w:eastAsia="ru-RU"/>
        </w:rPr>
        <w:t>IDE</w:t>
      </w:r>
      <w:r w:rsidRPr="00353F68">
        <w:rPr>
          <w:lang w:eastAsia="ru-RU"/>
        </w:rPr>
        <w:t xml:space="preserve">, драйвера, написанные </w:t>
      </w:r>
      <w:r w:rsidRPr="00353F68">
        <w:rPr>
          <w:lang w:val="en-US" w:eastAsia="ru-RU"/>
        </w:rPr>
        <w:t>Atmel</w:t>
      </w:r>
      <w:r w:rsidRPr="00353F68">
        <w:rPr>
          <w:lang w:eastAsia="ru-RU"/>
        </w:rPr>
        <w:t xml:space="preserve"> (поставщиком микроконтроллеров), драйверы, написанные поставщиками устройств, такими как производитель ЖК-модуля, и даже библиотеки, написанные любителями.</w:t>
      </w:r>
    </w:p>
    <w:p w14:paraId="265C7A2C" w14:textId="77777777" w:rsidR="00112820" w:rsidRPr="00353F68" w:rsidRDefault="00353F68" w:rsidP="00112820">
      <w:pPr>
        <w:rPr>
          <w:lang w:eastAsia="ru-RU"/>
        </w:rPr>
      </w:pPr>
      <w:r w:rsidRPr="00353F68">
        <w:rPr>
          <w:lang w:eastAsia="ru-RU"/>
        </w:rPr>
        <w:t xml:space="preserve">Библиотека, которую мы будем использовать в этом курсе, легко доступна в </w:t>
      </w:r>
      <w:r w:rsidRPr="00353F68">
        <w:rPr>
          <w:lang w:val="en-US" w:eastAsia="ru-RU"/>
        </w:rPr>
        <w:t>Freedom</w:t>
      </w:r>
      <w:r w:rsidRPr="00353F68">
        <w:rPr>
          <w:lang w:eastAsia="ru-RU"/>
        </w:rPr>
        <w:t xml:space="preserve"> </w:t>
      </w:r>
      <w:r w:rsidRPr="00353F68">
        <w:rPr>
          <w:lang w:val="en-US" w:eastAsia="ru-RU"/>
        </w:rPr>
        <w:t>Studio</w:t>
      </w:r>
      <w:r w:rsidRPr="00353F68">
        <w:rPr>
          <w:lang w:eastAsia="ru-RU"/>
        </w:rPr>
        <w:t xml:space="preserve"> и написана </w:t>
      </w:r>
      <w:proofErr w:type="spellStart"/>
      <w:r w:rsidRPr="00353F68">
        <w:rPr>
          <w:lang w:val="en-US" w:eastAsia="ru-RU"/>
        </w:rPr>
        <w:t>SiFive</w:t>
      </w:r>
      <w:proofErr w:type="spellEnd"/>
      <w:r w:rsidRPr="00353F68">
        <w:rPr>
          <w:lang w:eastAsia="ru-RU"/>
        </w:rPr>
        <w:t xml:space="preserve">. Она называется библиотека </w:t>
      </w:r>
      <w:r w:rsidRPr="00353F68">
        <w:rPr>
          <w:b/>
          <w:i/>
          <w:lang w:val="en-US" w:eastAsia="ru-RU"/>
        </w:rPr>
        <w:t>Freedom</w:t>
      </w:r>
      <w:r w:rsidRPr="00353F68">
        <w:rPr>
          <w:b/>
          <w:i/>
          <w:lang w:eastAsia="ru-RU"/>
        </w:rPr>
        <w:t xml:space="preserve"> </w:t>
      </w:r>
      <w:r w:rsidRPr="00353F68">
        <w:rPr>
          <w:b/>
          <w:i/>
          <w:lang w:val="en-US" w:eastAsia="ru-RU"/>
        </w:rPr>
        <w:t>Metal</w:t>
      </w:r>
      <w:r w:rsidRPr="00353F68">
        <w:rPr>
          <w:lang w:eastAsia="ru-RU"/>
        </w:rPr>
        <w:t xml:space="preserve"> и включена в пакет поддержки платы (или </w:t>
      </w:r>
      <w:r w:rsidRPr="00353F68">
        <w:rPr>
          <w:lang w:val="en-US" w:eastAsia="ru-RU"/>
        </w:rPr>
        <w:t>BSP</w:t>
      </w:r>
      <w:r w:rsidRPr="00353F68">
        <w:rPr>
          <w:lang w:eastAsia="ru-RU"/>
        </w:rPr>
        <w:t xml:space="preserve">) для платы </w:t>
      </w:r>
      <w:proofErr w:type="spellStart"/>
      <w:r w:rsidRPr="00353F68">
        <w:rPr>
          <w:lang w:val="en-US" w:eastAsia="ru-RU"/>
        </w:rPr>
        <w:t>HiFive</w:t>
      </w:r>
      <w:proofErr w:type="spellEnd"/>
      <w:r w:rsidRPr="00353F68">
        <w:rPr>
          <w:lang w:eastAsia="ru-RU"/>
        </w:rPr>
        <w:t xml:space="preserve">1 </w:t>
      </w:r>
      <w:r w:rsidRPr="00353F68">
        <w:rPr>
          <w:lang w:val="en-US" w:eastAsia="ru-RU"/>
        </w:rPr>
        <w:t>Rev</w:t>
      </w:r>
      <w:r w:rsidRPr="00353F68">
        <w:rPr>
          <w:lang w:eastAsia="ru-RU"/>
        </w:rPr>
        <w:t xml:space="preserve"> </w:t>
      </w:r>
      <w:r w:rsidRPr="00353F68">
        <w:rPr>
          <w:lang w:val="en-US" w:eastAsia="ru-RU"/>
        </w:rPr>
        <w:t>B</w:t>
      </w:r>
      <w:r w:rsidRPr="00353F68">
        <w:rPr>
          <w:lang w:eastAsia="ru-RU"/>
        </w:rPr>
        <w:t>.</w:t>
      </w:r>
    </w:p>
    <w:p w14:paraId="20C4DB27" w14:textId="77777777" w:rsidR="00331DFF" w:rsidRPr="00C064E2" w:rsidRDefault="00331DFF" w:rsidP="00046E83">
      <w:pPr>
        <w:rPr>
          <w:lang w:eastAsia="ru-RU"/>
        </w:rPr>
      </w:pPr>
      <w:r w:rsidRPr="00112820">
        <w:rPr>
          <w:lang w:val="ru"/>
        </w:rPr>
        <w:t>Давайте представим эту библиотеку практическим, экспериментальным способом. Мы создадим проект, использующий исходные файлы из библиотеки Freedom Metal, включенной в BSP.</w:t>
      </w:r>
    </w:p>
    <w:p w14:paraId="399FE1A7" w14:textId="77777777" w:rsidR="00112820" w:rsidRPr="00434767" w:rsidRDefault="00353F68" w:rsidP="00112820">
      <w:pPr>
        <w:pStyle w:val="Heading2"/>
      </w:pPr>
      <w:bookmarkStart w:id="15" w:name="_Toc151298755"/>
      <w:r>
        <w:t>Создание проекта в</w:t>
      </w:r>
      <w:r w:rsidR="00112820" w:rsidRPr="00434767">
        <w:t xml:space="preserve"> </w:t>
      </w:r>
      <w:r w:rsidR="00112820" w:rsidRPr="00BF5947">
        <w:rPr>
          <w:lang w:val="en-US"/>
        </w:rPr>
        <w:t>Blinky</w:t>
      </w:r>
      <w:bookmarkEnd w:id="15"/>
    </w:p>
    <w:p w14:paraId="45A087DA" w14:textId="77777777" w:rsidR="00353F68" w:rsidRPr="00434767" w:rsidRDefault="00353F68" w:rsidP="00112820">
      <w:pPr>
        <w:jc w:val="center"/>
        <w:rPr>
          <w:lang w:eastAsia="ru-RU"/>
        </w:rPr>
      </w:pPr>
      <w:r w:rsidRPr="00353F68">
        <w:rPr>
          <w:lang w:eastAsia="ru-RU"/>
        </w:rPr>
        <w:t xml:space="preserve">Мы начнем с создания проекта так, как вы узнали в предыдущем разделе. То есть создайте проект </w:t>
      </w:r>
      <w:r w:rsidRPr="00353F68">
        <w:rPr>
          <w:lang w:val="en-US" w:eastAsia="ru-RU"/>
        </w:rPr>
        <w:t>Freedom</w:t>
      </w:r>
      <w:r w:rsidRPr="00353F68">
        <w:rPr>
          <w:lang w:eastAsia="ru-RU"/>
        </w:rPr>
        <w:t xml:space="preserve"> </w:t>
      </w:r>
      <w:r w:rsidRPr="00353F68">
        <w:rPr>
          <w:lang w:val="en-US" w:eastAsia="ru-RU"/>
        </w:rPr>
        <w:t>E</w:t>
      </w:r>
      <w:r w:rsidRPr="00353F68">
        <w:rPr>
          <w:lang w:eastAsia="ru-RU"/>
        </w:rPr>
        <w:t xml:space="preserve"> </w:t>
      </w:r>
      <w:r w:rsidRPr="00353F68">
        <w:rPr>
          <w:lang w:val="en-US" w:eastAsia="ru-RU"/>
        </w:rPr>
        <w:t>SKD</w:t>
      </w:r>
      <w:r w:rsidRPr="00353F68">
        <w:rPr>
          <w:lang w:eastAsia="ru-RU"/>
        </w:rPr>
        <w:t xml:space="preserve"> для платы </w:t>
      </w:r>
      <w:proofErr w:type="spellStart"/>
      <w:r w:rsidRPr="00353F68">
        <w:rPr>
          <w:lang w:val="en-US" w:eastAsia="ru-RU"/>
        </w:rPr>
        <w:t>HiFive</w:t>
      </w:r>
      <w:proofErr w:type="spellEnd"/>
      <w:r w:rsidRPr="00353F68">
        <w:rPr>
          <w:lang w:eastAsia="ru-RU"/>
        </w:rPr>
        <w:t xml:space="preserve">1 </w:t>
      </w:r>
      <w:r w:rsidRPr="00353F68">
        <w:rPr>
          <w:lang w:val="en-US" w:eastAsia="ru-RU"/>
        </w:rPr>
        <w:t>Rev</w:t>
      </w:r>
      <w:r w:rsidRPr="00353F68">
        <w:rPr>
          <w:lang w:eastAsia="ru-RU"/>
        </w:rPr>
        <w:t>-</w:t>
      </w:r>
      <w:r w:rsidRPr="00353F68">
        <w:rPr>
          <w:lang w:val="en-US" w:eastAsia="ru-RU"/>
        </w:rPr>
        <w:t>B</w:t>
      </w:r>
      <w:r w:rsidRPr="00353F68">
        <w:rPr>
          <w:lang w:eastAsia="ru-RU"/>
        </w:rPr>
        <w:t xml:space="preserve">, используя программу </w:t>
      </w:r>
      <w:r w:rsidRPr="00353F68">
        <w:rPr>
          <w:lang w:val="en-US" w:eastAsia="ru-RU"/>
        </w:rPr>
        <w:t>hello</w:t>
      </w:r>
      <w:r w:rsidRPr="00353F68">
        <w:rPr>
          <w:lang w:eastAsia="ru-RU"/>
        </w:rPr>
        <w:t xml:space="preserve"> </w:t>
      </w:r>
      <w:r w:rsidRPr="00353F68">
        <w:rPr>
          <w:lang w:val="en-US" w:eastAsia="ru-RU"/>
        </w:rPr>
        <w:t>Example</w:t>
      </w:r>
      <w:r w:rsidRPr="00353F68">
        <w:rPr>
          <w:lang w:eastAsia="ru-RU"/>
        </w:rPr>
        <w:t xml:space="preserve">, но назовите его </w:t>
      </w:r>
      <w:r w:rsidRPr="00353F68">
        <w:rPr>
          <w:lang w:val="en-US" w:eastAsia="ru-RU"/>
        </w:rPr>
        <w:t>Blinky</w:t>
      </w:r>
      <w:r w:rsidRPr="00353F68">
        <w:rPr>
          <w:lang w:eastAsia="ru-RU"/>
        </w:rPr>
        <w:t xml:space="preserve">, как показано ниже. </w:t>
      </w:r>
      <w:r w:rsidRPr="00434767">
        <w:rPr>
          <w:lang w:eastAsia="ru-RU"/>
        </w:rPr>
        <w:t>Нажмите на кнопку Готово, когда будете готовы.</w:t>
      </w:r>
    </w:p>
    <w:p w14:paraId="3A889B46" w14:textId="77777777" w:rsidR="00112820" w:rsidRPr="00353F68" w:rsidRDefault="00112820" w:rsidP="00353F68">
      <w:pPr>
        <w:jc w:val="center"/>
        <w:rPr>
          <w:lang w:eastAsia="ru-RU"/>
        </w:rPr>
      </w:pPr>
      <w:r w:rsidRPr="00112820">
        <w:rPr>
          <w:noProof/>
          <w:lang w:eastAsia="ru-RU"/>
        </w:rPr>
        <w:lastRenderedPageBreak/>
        <w:drawing>
          <wp:inline distT="0" distB="0" distL="0" distR="0" wp14:anchorId="6D266F9B" wp14:editId="76947F6C">
            <wp:extent cx="4808220" cy="4564604"/>
            <wp:effectExtent l="0" t="0" r="0" b="7620"/>
            <wp:docPr id="47" name="Рисунок 47" descr="The Freedom Studio project creation wizard showing the recommend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reedom Studio project creation wizard showing the recommended sett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4733" cy="4570787"/>
                    </a:xfrm>
                    <a:prstGeom prst="rect">
                      <a:avLst/>
                    </a:prstGeom>
                    <a:noFill/>
                    <a:ln>
                      <a:noFill/>
                    </a:ln>
                  </pic:spPr>
                </pic:pic>
              </a:graphicData>
            </a:graphic>
          </wp:inline>
        </w:drawing>
      </w:r>
      <w:r w:rsidRPr="00353F68">
        <w:rPr>
          <w:lang w:eastAsia="ru-RU"/>
        </w:rPr>
        <w:br/>
      </w:r>
      <w:r w:rsidR="00353F68" w:rsidRPr="00353F68">
        <w:rPr>
          <w:b/>
          <w:bCs/>
          <w:lang w:eastAsia="ru-RU"/>
        </w:rPr>
        <w:t xml:space="preserve">Мастер создания проекта </w:t>
      </w:r>
      <w:r w:rsidR="00353F68" w:rsidRPr="00353F68">
        <w:rPr>
          <w:b/>
          <w:bCs/>
          <w:lang w:val="en-US" w:eastAsia="ru-RU"/>
        </w:rPr>
        <w:t>Freedom</w:t>
      </w:r>
      <w:r w:rsidR="00353F68" w:rsidRPr="00353F68">
        <w:rPr>
          <w:b/>
          <w:bCs/>
          <w:lang w:eastAsia="ru-RU"/>
        </w:rPr>
        <w:t xml:space="preserve"> </w:t>
      </w:r>
      <w:r w:rsidR="00353F68" w:rsidRPr="00353F68">
        <w:rPr>
          <w:b/>
          <w:bCs/>
          <w:lang w:val="en-US" w:eastAsia="ru-RU"/>
        </w:rPr>
        <w:t>Studio</w:t>
      </w:r>
      <w:r w:rsidR="00353F68" w:rsidRPr="00353F68">
        <w:rPr>
          <w:b/>
          <w:bCs/>
          <w:lang w:eastAsia="ru-RU"/>
        </w:rPr>
        <w:t xml:space="preserve">, показывающий рекомендуемые настройки для проекта </w:t>
      </w:r>
      <w:r w:rsidR="00353F68" w:rsidRPr="00353F68">
        <w:rPr>
          <w:b/>
          <w:bCs/>
          <w:lang w:val="en-US" w:eastAsia="ru-RU"/>
        </w:rPr>
        <w:t>Blinky</w:t>
      </w:r>
      <w:r w:rsidRPr="00112820">
        <w:rPr>
          <w:rFonts w:ascii="inherit" w:hAnsi="inherit"/>
          <w:lang w:val="en-US" w:eastAsia="ru-RU"/>
        </w:rPr>
        <w:t> </w:t>
      </w:r>
    </w:p>
    <w:p w14:paraId="25B9A78B" w14:textId="77777777" w:rsidR="00353F68" w:rsidRPr="00434767" w:rsidRDefault="00353F68" w:rsidP="00C064E2">
      <w:pPr>
        <w:rPr>
          <w:lang w:eastAsia="ru-RU"/>
        </w:rPr>
      </w:pPr>
      <w:r w:rsidRPr="00353F68">
        <w:rPr>
          <w:lang w:eastAsia="ru-RU"/>
        </w:rPr>
        <w:t xml:space="preserve">Когда </w:t>
      </w:r>
      <w:r w:rsidRPr="00353F68">
        <w:rPr>
          <w:lang w:val="en-US" w:eastAsia="ru-RU"/>
        </w:rPr>
        <w:t>Freedom</w:t>
      </w:r>
      <w:r w:rsidRPr="00353F68">
        <w:rPr>
          <w:lang w:eastAsia="ru-RU"/>
        </w:rPr>
        <w:t xml:space="preserve"> </w:t>
      </w:r>
      <w:r w:rsidRPr="00353F68">
        <w:rPr>
          <w:lang w:val="en-US" w:eastAsia="ru-RU"/>
        </w:rPr>
        <w:t>Studio</w:t>
      </w:r>
      <w:r w:rsidRPr="00353F68">
        <w:rPr>
          <w:lang w:eastAsia="ru-RU"/>
        </w:rPr>
        <w:t xml:space="preserve"> завершит создание вашего проекта (что может занять некоторое время), примите ее предложение по сборке и запуску конфигурации </w:t>
      </w:r>
      <w:proofErr w:type="spellStart"/>
      <w:r w:rsidRPr="00353F68">
        <w:rPr>
          <w:lang w:val="en-US" w:eastAsia="ru-RU"/>
        </w:rPr>
        <w:t>JLink</w:t>
      </w:r>
      <w:proofErr w:type="spellEnd"/>
      <w:r w:rsidRPr="00353F68">
        <w:rPr>
          <w:lang w:eastAsia="ru-RU"/>
        </w:rPr>
        <w:t xml:space="preserve">, чтобы упростить отладку. </w:t>
      </w:r>
      <w:r w:rsidRPr="00434767">
        <w:rPr>
          <w:lang w:eastAsia="ru-RU"/>
        </w:rPr>
        <w:t>Нажмите на кнопку Отладки.</w:t>
      </w:r>
    </w:p>
    <w:p w14:paraId="5E5D548A" w14:textId="77777777" w:rsidR="00112820" w:rsidRPr="00353F68" w:rsidRDefault="00112820" w:rsidP="00112820">
      <w:pPr>
        <w:jc w:val="center"/>
        <w:rPr>
          <w:lang w:eastAsia="ru-RU"/>
        </w:rPr>
      </w:pPr>
      <w:r w:rsidRPr="00112820">
        <w:rPr>
          <w:noProof/>
          <w:lang w:eastAsia="ru-RU"/>
        </w:rPr>
        <w:drawing>
          <wp:inline distT="0" distB="0" distL="0" distR="0" wp14:anchorId="39E944A7" wp14:editId="37D69925">
            <wp:extent cx="4921453" cy="2716642"/>
            <wp:effectExtent l="0" t="0" r="0" b="7620"/>
            <wp:docPr id="46" name="Рисунок 46" descr="The debug configuration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debug configuration dialog bo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2827" cy="2722920"/>
                    </a:xfrm>
                    <a:prstGeom prst="rect">
                      <a:avLst/>
                    </a:prstGeom>
                    <a:noFill/>
                    <a:ln>
                      <a:noFill/>
                    </a:ln>
                  </pic:spPr>
                </pic:pic>
              </a:graphicData>
            </a:graphic>
          </wp:inline>
        </w:drawing>
      </w:r>
      <w:r w:rsidRPr="00353F68">
        <w:rPr>
          <w:lang w:eastAsia="ru-RU"/>
        </w:rPr>
        <w:br/>
      </w:r>
      <w:r w:rsidR="00353F68" w:rsidRPr="00353F68">
        <w:rPr>
          <w:b/>
          <w:bCs/>
          <w:lang w:eastAsia="ru-RU"/>
        </w:rPr>
        <w:t>Диалоговое окно настройки отладки</w:t>
      </w:r>
    </w:p>
    <w:p w14:paraId="3D811231" w14:textId="77777777" w:rsidR="00112820" w:rsidRPr="00353F68" w:rsidRDefault="00112820" w:rsidP="00112820">
      <w:pPr>
        <w:rPr>
          <w:lang w:eastAsia="ru-RU"/>
        </w:rPr>
      </w:pPr>
      <w:r w:rsidRPr="00112820">
        <w:rPr>
          <w:rFonts w:ascii="inherit" w:hAnsi="inherit"/>
          <w:lang w:val="en-US" w:eastAsia="ru-RU"/>
        </w:rPr>
        <w:lastRenderedPageBreak/>
        <w:t> </w:t>
      </w:r>
    </w:p>
    <w:p w14:paraId="1BA3B666" w14:textId="77777777" w:rsidR="00353F68" w:rsidRPr="00434767" w:rsidRDefault="00353F68" w:rsidP="00C064E2">
      <w:pPr>
        <w:rPr>
          <w:lang w:eastAsia="ru-RU"/>
        </w:rPr>
      </w:pPr>
      <w:r w:rsidRPr="00353F68">
        <w:rPr>
          <w:lang w:eastAsia="ru-RU"/>
        </w:rPr>
        <w:t xml:space="preserve">Не волнуйтесь, если вы увидите следующее окно с сообщением. Это просто означает, что у вас плата не подключена к </w:t>
      </w:r>
      <w:r w:rsidRPr="00353F68">
        <w:rPr>
          <w:lang w:val="en-US" w:eastAsia="ru-RU"/>
        </w:rPr>
        <w:t>USB</w:t>
      </w:r>
      <w:r w:rsidRPr="00353F68">
        <w:rPr>
          <w:lang w:eastAsia="ru-RU"/>
        </w:rPr>
        <w:t xml:space="preserve">-порту. </w:t>
      </w:r>
      <w:r w:rsidRPr="00434767">
        <w:rPr>
          <w:lang w:eastAsia="ru-RU"/>
        </w:rPr>
        <w:t>Не стесняйтесь отклонить это сообщение.</w:t>
      </w:r>
    </w:p>
    <w:p w14:paraId="72991D4D" w14:textId="77777777" w:rsidR="00112820" w:rsidRPr="00353F68" w:rsidRDefault="00112820" w:rsidP="00353F68">
      <w:pPr>
        <w:jc w:val="center"/>
        <w:rPr>
          <w:lang w:eastAsia="ru-RU"/>
        </w:rPr>
      </w:pPr>
      <w:r w:rsidRPr="00112820">
        <w:rPr>
          <w:noProof/>
          <w:lang w:eastAsia="ru-RU"/>
        </w:rPr>
        <w:drawing>
          <wp:inline distT="0" distB="0" distL="0" distR="0" wp14:anchorId="7ED9BACC" wp14:editId="01E01C60">
            <wp:extent cx="4945380" cy="2004527"/>
            <wp:effectExtent l="0" t="0" r="7620" b="0"/>
            <wp:docPr id="45" name="Рисунок 45" descr=" An error message due to the board not being connected to a USB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An error message due to the board not being connected to a USB p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7060" cy="2017368"/>
                    </a:xfrm>
                    <a:prstGeom prst="rect">
                      <a:avLst/>
                    </a:prstGeom>
                    <a:noFill/>
                    <a:ln>
                      <a:noFill/>
                    </a:ln>
                  </pic:spPr>
                </pic:pic>
              </a:graphicData>
            </a:graphic>
          </wp:inline>
        </w:drawing>
      </w:r>
      <w:r w:rsidRPr="00353F68">
        <w:rPr>
          <w:lang w:eastAsia="ru-RU"/>
        </w:rPr>
        <w:br/>
      </w:r>
      <w:r w:rsidR="00353F68" w:rsidRPr="00353F68">
        <w:rPr>
          <w:b/>
          <w:bCs/>
          <w:lang w:eastAsia="ru-RU"/>
        </w:rPr>
        <w:t xml:space="preserve">Сообщение об ошибке из-за того, что плата не подключена к </w:t>
      </w:r>
      <w:r w:rsidR="00353F68" w:rsidRPr="00353F68">
        <w:rPr>
          <w:b/>
          <w:bCs/>
          <w:lang w:val="en-US" w:eastAsia="ru-RU"/>
        </w:rPr>
        <w:t>USB</w:t>
      </w:r>
      <w:r w:rsidR="00353F68" w:rsidRPr="00353F68">
        <w:rPr>
          <w:b/>
          <w:bCs/>
          <w:lang w:eastAsia="ru-RU"/>
        </w:rPr>
        <w:t>-порту</w:t>
      </w:r>
      <w:r w:rsidRPr="00112820">
        <w:rPr>
          <w:rFonts w:ascii="inherit" w:hAnsi="inherit"/>
          <w:lang w:val="en-US" w:eastAsia="ru-RU"/>
        </w:rPr>
        <w:t> </w:t>
      </w:r>
    </w:p>
    <w:p w14:paraId="7706004A" w14:textId="77777777" w:rsidR="00112820" w:rsidRPr="00434767" w:rsidRDefault="00353F68" w:rsidP="00112820">
      <w:pPr>
        <w:rPr>
          <w:lang w:eastAsia="ru-RU"/>
        </w:rPr>
      </w:pPr>
      <w:r w:rsidRPr="00353F68">
        <w:rPr>
          <w:lang w:eastAsia="ru-RU"/>
        </w:rPr>
        <w:t xml:space="preserve">После этого вы должны увидеть, что ваш вновь созданный проект открыт в среде </w:t>
      </w:r>
      <w:r w:rsidRPr="00353F68">
        <w:rPr>
          <w:lang w:val="en-US" w:eastAsia="ru-RU"/>
        </w:rPr>
        <w:t>IDE</w:t>
      </w:r>
      <w:r w:rsidRPr="00353F68">
        <w:rPr>
          <w:lang w:eastAsia="ru-RU"/>
        </w:rPr>
        <w:t xml:space="preserve">. Если вы наведете указатель мыши на кнопку отладки, вы увидите текст всплывающей подсказки, который гласит: </w:t>
      </w:r>
      <w:r w:rsidRPr="00353F68">
        <w:rPr>
          <w:lang w:val="en-US" w:eastAsia="ru-RU"/>
        </w:rPr>
        <w:t>Debug</w:t>
      </w:r>
      <w:r w:rsidRPr="00353F68">
        <w:rPr>
          <w:lang w:eastAsia="ru-RU"/>
        </w:rPr>
        <w:t xml:space="preserve"> </w:t>
      </w:r>
      <w:r w:rsidRPr="00353F68">
        <w:rPr>
          <w:lang w:val="en-US" w:eastAsia="ru-RU"/>
        </w:rPr>
        <w:t>Blinky</w:t>
      </w:r>
      <w:r w:rsidRPr="00353F68">
        <w:rPr>
          <w:lang w:eastAsia="ru-RU"/>
        </w:rPr>
        <w:t xml:space="preserve"> (или любое другое название, которое вы дали своему проекту). Это показывает, что конфигурация отладки </w:t>
      </w:r>
      <w:r w:rsidRPr="00353F68">
        <w:rPr>
          <w:lang w:val="en-US" w:eastAsia="ru-RU"/>
        </w:rPr>
        <w:t>J</w:t>
      </w:r>
      <w:r w:rsidRPr="00353F68">
        <w:rPr>
          <w:lang w:eastAsia="ru-RU"/>
        </w:rPr>
        <w:t>-</w:t>
      </w:r>
      <w:r w:rsidRPr="00353F68">
        <w:rPr>
          <w:lang w:val="en-US" w:eastAsia="ru-RU"/>
        </w:rPr>
        <w:t>Link</w:t>
      </w:r>
      <w:r w:rsidRPr="00353F68">
        <w:rPr>
          <w:lang w:eastAsia="ru-RU"/>
        </w:rPr>
        <w:t xml:space="preserve"> доступна простым нажатием этой кнопки. Мы сделаем это вскоре, когда подключим плату к </w:t>
      </w:r>
      <w:r w:rsidRPr="00353F68">
        <w:rPr>
          <w:lang w:val="en-US" w:eastAsia="ru-RU"/>
        </w:rPr>
        <w:t>USB</w:t>
      </w:r>
      <w:r w:rsidRPr="00353F68">
        <w:rPr>
          <w:lang w:eastAsia="ru-RU"/>
        </w:rPr>
        <w:t xml:space="preserve">-порту. </w:t>
      </w:r>
      <w:r w:rsidRPr="00434767">
        <w:rPr>
          <w:lang w:eastAsia="ru-RU"/>
        </w:rPr>
        <w:t>А пока мы добавим немного кода.</w:t>
      </w:r>
      <w:r w:rsidR="00112820" w:rsidRPr="00112820">
        <w:rPr>
          <w:rFonts w:ascii="inherit" w:hAnsi="inherit"/>
          <w:lang w:val="en-US" w:eastAsia="ru-RU"/>
        </w:rPr>
        <w:t> </w:t>
      </w:r>
    </w:p>
    <w:p w14:paraId="3C4617AF" w14:textId="77777777" w:rsidR="00112820" w:rsidRPr="00434767" w:rsidRDefault="00112820" w:rsidP="00112820">
      <w:pPr>
        <w:jc w:val="center"/>
        <w:rPr>
          <w:lang w:eastAsia="ru-RU"/>
        </w:rPr>
      </w:pPr>
      <w:r w:rsidRPr="00112820">
        <w:rPr>
          <w:noProof/>
          <w:lang w:eastAsia="ru-RU"/>
        </w:rPr>
        <w:drawing>
          <wp:inline distT="0" distB="0" distL="0" distR="0" wp14:anchorId="0DAD3085" wp14:editId="482B2726">
            <wp:extent cx="5105400" cy="1552042"/>
            <wp:effectExtent l="0" t="0" r="0" b="0"/>
            <wp:docPr id="44" name="Рисунок 44" descr="Debug Blinky 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bug Blinky Toolti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64" cy="1563644"/>
                    </a:xfrm>
                    <a:prstGeom prst="rect">
                      <a:avLst/>
                    </a:prstGeom>
                    <a:noFill/>
                    <a:ln>
                      <a:noFill/>
                    </a:ln>
                  </pic:spPr>
                </pic:pic>
              </a:graphicData>
            </a:graphic>
          </wp:inline>
        </w:drawing>
      </w:r>
      <w:r w:rsidRPr="00434767">
        <w:rPr>
          <w:lang w:eastAsia="ru-RU"/>
        </w:rPr>
        <w:br/>
      </w:r>
      <w:r w:rsidRPr="00112820">
        <w:rPr>
          <w:b/>
          <w:bCs/>
          <w:lang w:val="en-US" w:eastAsia="ru-RU"/>
        </w:rPr>
        <w:t>Debug</w:t>
      </w:r>
      <w:r w:rsidRPr="00434767">
        <w:rPr>
          <w:b/>
          <w:bCs/>
          <w:lang w:eastAsia="ru-RU"/>
        </w:rPr>
        <w:t xml:space="preserve"> </w:t>
      </w:r>
      <w:r w:rsidRPr="00112820">
        <w:rPr>
          <w:b/>
          <w:bCs/>
          <w:lang w:val="en-US" w:eastAsia="ru-RU"/>
        </w:rPr>
        <w:t>Blinky</w:t>
      </w:r>
      <w:r w:rsidRPr="00434767">
        <w:rPr>
          <w:b/>
          <w:bCs/>
          <w:lang w:eastAsia="ru-RU"/>
        </w:rPr>
        <w:t xml:space="preserve"> </w:t>
      </w:r>
      <w:r w:rsidRPr="00112820">
        <w:rPr>
          <w:b/>
          <w:bCs/>
          <w:lang w:val="en-US" w:eastAsia="ru-RU"/>
        </w:rPr>
        <w:t>tooltip</w:t>
      </w:r>
    </w:p>
    <w:p w14:paraId="680777B4" w14:textId="77777777" w:rsidR="00112820" w:rsidRPr="00C6243C" w:rsidRDefault="00C6243C" w:rsidP="00112820">
      <w:pPr>
        <w:pStyle w:val="Heading2"/>
      </w:pPr>
      <w:bookmarkStart w:id="16" w:name="_Toc151298756"/>
      <w:r>
        <w:t xml:space="preserve">Код </w:t>
      </w:r>
      <w:r>
        <w:rPr>
          <w:lang w:val="en-US"/>
        </w:rPr>
        <w:t>Blinky</w:t>
      </w:r>
      <w:bookmarkEnd w:id="16"/>
    </w:p>
    <w:p w14:paraId="01881A26" w14:textId="77777777" w:rsidR="00C6243C" w:rsidRDefault="00C6243C" w:rsidP="00112820">
      <w:pPr>
        <w:rPr>
          <w:lang w:eastAsia="ru-RU"/>
        </w:rPr>
      </w:pPr>
      <w:r w:rsidRPr="00C6243C">
        <w:rPr>
          <w:lang w:eastAsia="ru-RU"/>
        </w:rPr>
        <w:t xml:space="preserve">Программа будет мигать. То есть пользовательский светодиод на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Thing</w:t>
      </w:r>
      <w:r w:rsidRPr="00C6243C">
        <w:rPr>
          <w:lang w:eastAsia="ru-RU"/>
        </w:rPr>
        <w:t xml:space="preserve"> </w:t>
      </w:r>
      <w:r w:rsidRPr="00C6243C">
        <w:rPr>
          <w:lang w:val="en-US" w:eastAsia="ru-RU"/>
        </w:rPr>
        <w:t>Plus</w:t>
      </w:r>
      <w:r w:rsidRPr="00C6243C">
        <w:rPr>
          <w:lang w:eastAsia="ru-RU"/>
        </w:rPr>
        <w:t xml:space="preserve"> будет мигать с постоянной частотой 1 Гц, включаясь на полсекунды и выключаясь на полсекунды.</w:t>
      </w:r>
    </w:p>
    <w:p w14:paraId="5D5FCA8B" w14:textId="77777777" w:rsidR="00112820" w:rsidRPr="00C6243C" w:rsidRDefault="00C6243C" w:rsidP="00112820">
      <w:pPr>
        <w:rPr>
          <w:lang w:eastAsia="ru-RU"/>
        </w:rPr>
      </w:pPr>
      <w:r w:rsidRPr="00C6243C">
        <w:rPr>
          <w:lang w:eastAsia="ru-RU"/>
        </w:rPr>
        <w:t xml:space="preserve">Следующий фрагмент кода был получен из руководства </w:t>
      </w:r>
      <w:proofErr w:type="spellStart"/>
      <w:r w:rsidRPr="00C6243C">
        <w:rPr>
          <w:lang w:val="en-US" w:eastAsia="ru-RU"/>
        </w:rPr>
        <w:t>SparkFun</w:t>
      </w:r>
      <w:proofErr w:type="spellEnd"/>
      <w:r w:rsidRPr="00C6243C">
        <w:rPr>
          <w:lang w:eastAsia="ru-RU"/>
        </w:rPr>
        <w:t xml:space="preserve"> по разработке </w:t>
      </w:r>
      <w:r w:rsidRPr="00C6243C">
        <w:rPr>
          <w:lang w:val="en-US" w:eastAsia="ru-RU"/>
        </w:rPr>
        <w:t>Red</w:t>
      </w:r>
      <w:r w:rsidRPr="00C6243C">
        <w:rPr>
          <w:lang w:eastAsia="ru-RU"/>
        </w:rPr>
        <w:t>-</w:t>
      </w:r>
      <w:r w:rsidRPr="00C6243C">
        <w:rPr>
          <w:lang w:val="en-US" w:eastAsia="ru-RU"/>
        </w:rPr>
        <w:t>V</w:t>
      </w:r>
      <w:r w:rsidRPr="00C6243C">
        <w:rPr>
          <w:lang w:eastAsia="ru-RU"/>
        </w:rPr>
        <w:t xml:space="preserve"> и изменен в двух незначительных деталях:</w:t>
      </w:r>
    </w:p>
    <w:p w14:paraId="3EEA0CD1" w14:textId="77777777" w:rsidR="00C6243C" w:rsidRDefault="00C6243C" w:rsidP="00C6243C">
      <w:pPr>
        <w:pStyle w:val="ListParagraph"/>
        <w:numPr>
          <w:ilvl w:val="0"/>
          <w:numId w:val="22"/>
        </w:numPr>
        <w:rPr>
          <w:lang w:val="en-US" w:eastAsia="ru-RU"/>
        </w:rPr>
      </w:pPr>
      <w:proofErr w:type="spellStart"/>
      <w:r w:rsidRPr="00C6243C">
        <w:rPr>
          <w:b/>
          <w:bCs/>
          <w:lang w:val="en-US" w:eastAsia="ru-RU"/>
        </w:rPr>
        <w:lastRenderedPageBreak/>
        <w:t>Временная</w:t>
      </w:r>
      <w:proofErr w:type="spellEnd"/>
      <w:r w:rsidRPr="00C6243C">
        <w:rPr>
          <w:b/>
          <w:bCs/>
          <w:lang w:val="en-US" w:eastAsia="ru-RU"/>
        </w:rPr>
        <w:t xml:space="preserve"> </w:t>
      </w:r>
      <w:proofErr w:type="spellStart"/>
      <w:r w:rsidRPr="00C6243C">
        <w:rPr>
          <w:b/>
          <w:bCs/>
          <w:lang w:val="en-US" w:eastAsia="ru-RU"/>
        </w:rPr>
        <w:t>шкала</w:t>
      </w:r>
      <w:proofErr w:type="spellEnd"/>
      <w:r w:rsidRPr="00C6243C">
        <w:rPr>
          <w:b/>
          <w:bCs/>
          <w:lang w:val="en-US" w:eastAsia="ru-RU"/>
        </w:rPr>
        <w:t xml:space="preserve">, </w:t>
      </w:r>
      <w:proofErr w:type="spellStart"/>
      <w:r w:rsidRPr="00C6243C">
        <w:rPr>
          <w:b/>
          <w:bCs/>
          <w:lang w:val="en-US" w:eastAsia="ru-RU"/>
        </w:rPr>
        <w:t>используемая</w:t>
      </w:r>
      <w:proofErr w:type="spellEnd"/>
      <w:r w:rsidRPr="00C6243C">
        <w:rPr>
          <w:b/>
          <w:bCs/>
          <w:lang w:val="en-US" w:eastAsia="ru-RU"/>
        </w:rPr>
        <w:t xml:space="preserve"> </w:t>
      </w:r>
      <w:proofErr w:type="spellStart"/>
      <w:r w:rsidRPr="00C6243C">
        <w:rPr>
          <w:b/>
          <w:bCs/>
          <w:lang w:val="en-US" w:eastAsia="ru-RU"/>
        </w:rPr>
        <w:t>функцией</w:t>
      </w:r>
      <w:proofErr w:type="spellEnd"/>
      <w:r w:rsidRPr="00C6243C">
        <w:rPr>
          <w:b/>
          <w:bCs/>
          <w:lang w:val="en-US" w:eastAsia="ru-RU"/>
        </w:rPr>
        <w:t xml:space="preserve"> </w:t>
      </w:r>
      <w:proofErr w:type="spellStart"/>
      <w:r w:rsidRPr="00C6243C">
        <w:rPr>
          <w:b/>
          <w:bCs/>
          <w:lang w:val="en-US" w:eastAsia="ru-RU"/>
        </w:rPr>
        <w:t>задержки</w:t>
      </w:r>
      <w:proofErr w:type="spellEnd"/>
    </w:p>
    <w:p w14:paraId="33FA7675" w14:textId="77777777" w:rsidR="00C6243C" w:rsidRPr="00C6243C" w:rsidRDefault="00C6243C" w:rsidP="00C6243C">
      <w:pPr>
        <w:rPr>
          <w:lang w:eastAsia="ru-RU"/>
        </w:rPr>
      </w:pPr>
      <w:r w:rsidRPr="00C6243C">
        <w:rPr>
          <w:lang w:eastAsia="ru-RU"/>
        </w:rPr>
        <w:t xml:space="preserve">Команда </w:t>
      </w:r>
      <w:proofErr w:type="spellStart"/>
      <w:r w:rsidRPr="00C6243C">
        <w:rPr>
          <w:lang w:val="en-US" w:eastAsia="ru-RU"/>
        </w:rPr>
        <w:t>SparkFun</w:t>
      </w:r>
      <w:proofErr w:type="spellEnd"/>
      <w:r w:rsidRPr="00C6243C">
        <w:rPr>
          <w:lang w:eastAsia="ru-RU"/>
        </w:rPr>
        <w:t xml:space="preserve">, которая тестировала это приложение, использовала плату, отличную от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Thing</w:t>
      </w:r>
      <w:r w:rsidRPr="00C6243C">
        <w:rPr>
          <w:lang w:eastAsia="ru-RU"/>
        </w:rPr>
        <w:t xml:space="preserve"> </w:t>
      </w:r>
      <w:r w:rsidRPr="00C6243C">
        <w:rPr>
          <w:lang w:val="en-US" w:eastAsia="ru-RU"/>
        </w:rPr>
        <w:t>Plus</w:t>
      </w:r>
      <w:r w:rsidRPr="00C6243C">
        <w:rPr>
          <w:lang w:eastAsia="ru-RU"/>
        </w:rPr>
        <w:t xml:space="preserve">. В этом коде используется </w:t>
      </w:r>
      <w:proofErr w:type="spellStart"/>
      <w:r w:rsidRPr="00C6243C">
        <w:rPr>
          <w:lang w:val="en-US" w:eastAsia="ru-RU"/>
        </w:rPr>
        <w:t>Redboard</w:t>
      </w:r>
      <w:proofErr w:type="spellEnd"/>
      <w:r w:rsidRPr="00C6243C">
        <w:rPr>
          <w:lang w:eastAsia="ru-RU"/>
        </w:rPr>
        <w:t xml:space="preserve"> </w:t>
      </w:r>
      <w:r w:rsidRPr="00C6243C">
        <w:rPr>
          <w:lang w:val="en-US" w:eastAsia="ru-RU"/>
        </w:rPr>
        <w:t>Red</w:t>
      </w:r>
      <w:r w:rsidRPr="00C6243C">
        <w:rPr>
          <w:lang w:eastAsia="ru-RU"/>
        </w:rPr>
        <w:t>-</w:t>
      </w:r>
      <w:r w:rsidRPr="00C6243C">
        <w:rPr>
          <w:lang w:val="en-US" w:eastAsia="ru-RU"/>
        </w:rPr>
        <w:t>V</w:t>
      </w:r>
      <w:r w:rsidRPr="00C6243C">
        <w:rPr>
          <w:lang w:eastAsia="ru-RU"/>
        </w:rPr>
        <w:t>, также представленный в этом руководстве. Единицы времени, которые они использовали для достижения задержки в 1 секунду, составляли 2 000 000 единиц</w:t>
      </w:r>
      <w:r w:rsidR="00112820" w:rsidRPr="00C6243C">
        <w:rPr>
          <w:lang w:eastAsia="ru-RU"/>
        </w:rPr>
        <w:t xml:space="preserve">. </w:t>
      </w:r>
      <w:r w:rsidRPr="00C6243C">
        <w:rPr>
          <w:lang w:eastAsia="ru-RU"/>
        </w:rPr>
        <w:t xml:space="preserve">Однако в конечном итоге код разделил эти единицы на 10, чтобы достичь задержки в 1 секунду. Наш случай был другим: функция </w:t>
      </w:r>
      <w:r w:rsidRPr="00C6243C">
        <w:rPr>
          <w:lang w:val="en-US" w:eastAsia="ru-RU"/>
        </w:rPr>
        <w:t>delay</w:t>
      </w:r>
      <w:r w:rsidRPr="00C6243C">
        <w:rPr>
          <w:lang w:eastAsia="ru-RU"/>
        </w:rPr>
        <w:t xml:space="preserve"> предлагается для получения параметра задержки в микросекундах, и это именно то, что сработало в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Thing</w:t>
      </w:r>
      <w:r w:rsidRPr="00C6243C">
        <w:rPr>
          <w:lang w:eastAsia="ru-RU"/>
        </w:rPr>
        <w:t xml:space="preserve"> </w:t>
      </w:r>
      <w:r w:rsidRPr="00C6243C">
        <w:rPr>
          <w:lang w:val="en-US" w:eastAsia="ru-RU"/>
        </w:rPr>
        <w:t>Plus</w:t>
      </w:r>
      <w:r w:rsidRPr="00C6243C">
        <w:rPr>
          <w:lang w:eastAsia="ru-RU"/>
        </w:rPr>
        <w:t>. Для задержки в 0,5 секунды в этом параметре было использовано значение 500</w:t>
      </w:r>
      <w:r>
        <w:rPr>
          <w:lang w:val="en-US" w:eastAsia="ru-RU"/>
        </w:rPr>
        <w:t> </w:t>
      </w:r>
      <w:r w:rsidRPr="00C6243C">
        <w:rPr>
          <w:lang w:eastAsia="ru-RU"/>
        </w:rPr>
        <w:t>000.</w:t>
      </w:r>
    </w:p>
    <w:p w14:paraId="2A9F39C0" w14:textId="77777777" w:rsidR="00C6243C" w:rsidRPr="00C6243C" w:rsidRDefault="00C6243C" w:rsidP="00C6243C">
      <w:pPr>
        <w:pStyle w:val="ListParagraph"/>
        <w:numPr>
          <w:ilvl w:val="0"/>
          <w:numId w:val="22"/>
        </w:numPr>
        <w:rPr>
          <w:lang w:eastAsia="ru-RU"/>
        </w:rPr>
      </w:pPr>
      <w:r w:rsidRPr="00C6243C">
        <w:rPr>
          <w:b/>
          <w:bCs/>
          <w:lang w:eastAsia="ru-RU"/>
        </w:rPr>
        <w:t>Некоторые комментарии были изменены, а некоторые удалены</w:t>
      </w:r>
    </w:p>
    <w:p w14:paraId="39774D06" w14:textId="77777777" w:rsidR="00C6243C" w:rsidRDefault="00C6243C" w:rsidP="00112820">
      <w:pPr>
        <w:rPr>
          <w:lang w:eastAsia="ru-RU"/>
        </w:rPr>
      </w:pPr>
      <w:r w:rsidRPr="00C6243C">
        <w:rPr>
          <w:lang w:eastAsia="ru-RU"/>
        </w:rPr>
        <w:t xml:space="preserve">Комментарии и код, касающиеся адаптации шкалы времени, были удалены. Ссылки на контакты ввода-вывода платы также были изменены, поскольку первоначально они относились к плате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Red</w:t>
      </w:r>
      <w:r w:rsidRPr="00C6243C">
        <w:rPr>
          <w:lang w:eastAsia="ru-RU"/>
        </w:rPr>
        <w:t xml:space="preserve"> </w:t>
      </w:r>
      <w:r w:rsidRPr="00C6243C">
        <w:rPr>
          <w:lang w:val="en-US" w:eastAsia="ru-RU"/>
        </w:rPr>
        <w:t>Board</w:t>
      </w:r>
      <w:r w:rsidRPr="00C6243C">
        <w:rPr>
          <w:lang w:eastAsia="ru-RU"/>
        </w:rPr>
        <w:t xml:space="preserve">, а не к </w:t>
      </w:r>
      <w:r w:rsidRPr="00C6243C">
        <w:rPr>
          <w:lang w:val="en-US" w:eastAsia="ru-RU"/>
        </w:rPr>
        <w:t>Red</w:t>
      </w:r>
      <w:r w:rsidRPr="00C6243C">
        <w:rPr>
          <w:lang w:eastAsia="ru-RU"/>
        </w:rPr>
        <w:t>-</w:t>
      </w:r>
      <w:r w:rsidRPr="00C6243C">
        <w:rPr>
          <w:lang w:val="en-US" w:eastAsia="ru-RU"/>
        </w:rPr>
        <w:t>V</w:t>
      </w:r>
      <w:r w:rsidRPr="00C6243C">
        <w:rPr>
          <w:lang w:eastAsia="ru-RU"/>
        </w:rPr>
        <w:t xml:space="preserve"> </w:t>
      </w:r>
      <w:r w:rsidRPr="00C6243C">
        <w:rPr>
          <w:lang w:val="en-US" w:eastAsia="ru-RU"/>
        </w:rPr>
        <w:t>Thing</w:t>
      </w:r>
      <w:r w:rsidRPr="00C6243C">
        <w:rPr>
          <w:lang w:eastAsia="ru-RU"/>
        </w:rPr>
        <w:t xml:space="preserve"> </w:t>
      </w:r>
      <w:r w:rsidRPr="00C6243C">
        <w:rPr>
          <w:lang w:val="en-US" w:eastAsia="ru-RU"/>
        </w:rPr>
        <w:t>Plus</w:t>
      </w:r>
      <w:r w:rsidRPr="00C6243C">
        <w:rPr>
          <w:lang w:eastAsia="ru-RU"/>
        </w:rPr>
        <w:t>.</w:t>
      </w:r>
    </w:p>
    <w:p w14:paraId="30D2A397" w14:textId="54687763" w:rsidR="00C6243C" w:rsidRPr="00C6243C" w:rsidRDefault="00C6243C" w:rsidP="00112820">
      <w:pPr>
        <w:rPr>
          <w:lang w:eastAsia="ru-RU"/>
        </w:rPr>
      </w:pPr>
      <w:r w:rsidRPr="00C6243C">
        <w:rPr>
          <w:lang w:eastAsia="ru-RU"/>
        </w:rPr>
        <w:t xml:space="preserve">Скопируйте этот код и вставьте его, чтобы заменить содержимое </w:t>
      </w:r>
      <w:r w:rsidRPr="00C6243C">
        <w:rPr>
          <w:lang w:val="en-US" w:eastAsia="ru-RU"/>
        </w:rPr>
        <w:t>hello</w:t>
      </w:r>
      <w:r w:rsidRPr="00C6243C">
        <w:rPr>
          <w:lang w:eastAsia="ru-RU"/>
        </w:rPr>
        <w:t>.</w:t>
      </w:r>
      <w:r w:rsidRPr="00C6243C">
        <w:rPr>
          <w:lang w:val="en-US" w:eastAsia="ru-RU"/>
        </w:rPr>
        <w:t>c</w:t>
      </w:r>
      <w:r w:rsidRPr="00C6243C">
        <w:rPr>
          <w:lang w:eastAsia="ru-RU"/>
        </w:rPr>
        <w:t xml:space="preserve"> в вашем проекте </w:t>
      </w:r>
      <w:r w:rsidRPr="00C6243C">
        <w:rPr>
          <w:lang w:val="en-US" w:eastAsia="ru-RU"/>
        </w:rPr>
        <w:t>Blinky</w:t>
      </w:r>
      <w:r w:rsidRPr="00C6243C">
        <w:rPr>
          <w:lang w:eastAsia="ru-RU"/>
        </w:rPr>
        <w:t xml:space="preserve">. Кроме того, продолжайте бегло </w:t>
      </w:r>
      <w:r w:rsidR="006B4068">
        <w:rPr>
          <w:lang w:eastAsia="ru-RU"/>
        </w:rPr>
        <w:t>просма</w:t>
      </w:r>
      <w:r w:rsidR="006B4068" w:rsidRPr="00C6243C">
        <w:rPr>
          <w:lang w:eastAsia="ru-RU"/>
        </w:rPr>
        <w:t>три</w:t>
      </w:r>
      <w:r w:rsidR="006B4068">
        <w:rPr>
          <w:lang w:eastAsia="ru-RU"/>
        </w:rPr>
        <w:t>вать</w:t>
      </w:r>
      <w:r w:rsidR="006B4068" w:rsidRPr="00C6243C">
        <w:rPr>
          <w:lang w:eastAsia="ru-RU"/>
        </w:rPr>
        <w:t xml:space="preserve"> </w:t>
      </w:r>
      <w:r w:rsidRPr="00C6243C">
        <w:rPr>
          <w:lang w:eastAsia="ru-RU"/>
        </w:rPr>
        <w:t>код, не останавливаясь, чтобы разобраться с каждой функцией. Просто попробуй</w:t>
      </w:r>
      <w:r w:rsidR="00331DFF">
        <w:rPr>
          <w:lang w:eastAsia="ru-RU"/>
        </w:rPr>
        <w:t>те</w:t>
      </w:r>
      <w:r w:rsidRPr="00C6243C">
        <w:rPr>
          <w:lang w:eastAsia="ru-RU"/>
        </w:rPr>
        <w:t xml:space="preserve"> разобраться в этом. Мы перейдем к функциям позже.</w:t>
      </w:r>
    </w:p>
    <w:p w14:paraId="1BDAAB7A"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434767">
        <w:rPr>
          <w:rFonts w:ascii="Courier New" w:eastAsia="Times New Roman" w:hAnsi="Courier New" w:cs="Courier New"/>
          <w:b/>
          <w:bCs/>
          <w:color w:val="000000"/>
          <w:sz w:val="22"/>
          <w:lang w:val="en-US" w:eastAsia="ru-RU"/>
        </w:rPr>
        <w:t>/******************************************************************************</w:t>
      </w:r>
    </w:p>
    <w:p w14:paraId="2EF13612"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r w:rsidRPr="00434767">
        <w:rPr>
          <w:rFonts w:ascii="Courier New" w:eastAsia="Times New Roman" w:hAnsi="Courier New" w:cs="Courier New"/>
          <w:b/>
          <w:bCs/>
          <w:color w:val="000000"/>
          <w:sz w:val="22"/>
          <w:lang w:val="en-US" w:eastAsia="ru-RU"/>
        </w:rPr>
        <w:t xml:space="preserve"> </w:t>
      </w:r>
      <w:r w:rsidRPr="00112820">
        <w:rPr>
          <w:rFonts w:ascii="Courier New" w:eastAsia="Times New Roman" w:hAnsi="Courier New" w:cs="Courier New"/>
          <w:b/>
          <w:bCs/>
          <w:color w:val="000000"/>
          <w:sz w:val="22"/>
          <w:lang w:val="en-US" w:eastAsia="ru-RU"/>
        </w:rPr>
        <w:t>Red-V Thing Plus Blinky,</w:t>
      </w:r>
    </w:p>
    <w:p w14:paraId="76B426B4"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Minor modifications by Eduardo </w:t>
      </w:r>
      <w:proofErr w:type="spellStart"/>
      <w:r w:rsidRPr="00112820">
        <w:rPr>
          <w:rFonts w:ascii="Courier New" w:eastAsia="Times New Roman" w:hAnsi="Courier New" w:cs="Courier New"/>
          <w:b/>
          <w:bCs/>
          <w:color w:val="000000"/>
          <w:sz w:val="22"/>
          <w:lang w:val="en-US" w:eastAsia="ru-RU"/>
        </w:rPr>
        <w:t>Corpeño</w:t>
      </w:r>
      <w:proofErr w:type="spellEnd"/>
      <w:r w:rsidRPr="00112820">
        <w:rPr>
          <w:rFonts w:ascii="Courier New" w:eastAsia="Times New Roman" w:hAnsi="Courier New" w:cs="Courier New"/>
          <w:b/>
          <w:bCs/>
          <w:color w:val="000000"/>
          <w:sz w:val="22"/>
          <w:lang w:val="en-US" w:eastAsia="ru-RU"/>
        </w:rPr>
        <w:t>, June-9-2022</w:t>
      </w:r>
    </w:p>
    <w:p w14:paraId="783DC33E"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74782B77"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This code was originally written by: Ho Yun "Bobby" Chan and "Tron Monroe"</w:t>
      </w:r>
    </w:p>
    <w:p w14:paraId="41285D81"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 </w:t>
      </w:r>
      <w:proofErr w:type="spellStart"/>
      <w:r w:rsidRPr="00112820">
        <w:rPr>
          <w:rFonts w:ascii="Courier New" w:eastAsia="Times New Roman" w:hAnsi="Courier New" w:cs="Courier New"/>
          <w:b/>
          <w:bCs/>
          <w:color w:val="000000"/>
          <w:sz w:val="22"/>
          <w:lang w:val="en-US" w:eastAsia="ru-RU"/>
        </w:rPr>
        <w:t>SparkFun</w:t>
      </w:r>
      <w:proofErr w:type="spellEnd"/>
      <w:r w:rsidRPr="00112820">
        <w:rPr>
          <w:rFonts w:ascii="Courier New" w:eastAsia="Times New Roman" w:hAnsi="Courier New" w:cs="Courier New"/>
          <w:b/>
          <w:bCs/>
          <w:color w:val="000000"/>
          <w:sz w:val="22"/>
          <w:lang w:val="en-US" w:eastAsia="ru-RU"/>
        </w:rPr>
        <w:t xml:space="preserve"> Electronics</w:t>
      </w:r>
    </w:p>
    <w:p w14:paraId="4497FFA5"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DATE:  11/21/2019</w:t>
      </w:r>
    </w:p>
    <w:p w14:paraId="1637385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5F79C59C"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DEVELOPMENT ENVIRONMENT SPECIFICS:</w:t>
      </w:r>
    </w:p>
    <w:p w14:paraId="5D9EE79C"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Firmware developed using Freedom Studio v4.18.0.2021-04-1</w:t>
      </w:r>
    </w:p>
    <w:p w14:paraId="342821C4"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r w:rsidRPr="00BF5947">
        <w:rPr>
          <w:rFonts w:ascii="Courier New" w:eastAsia="Times New Roman" w:hAnsi="Courier New" w:cs="Courier New"/>
          <w:b/>
          <w:bCs/>
          <w:color w:val="000000"/>
          <w:sz w:val="22"/>
          <w:lang w:val="en-US" w:eastAsia="ru-RU"/>
        </w:rPr>
        <w:t>on Windows 10</w:t>
      </w:r>
    </w:p>
    <w:p w14:paraId="02A42ABB"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BF5947">
        <w:rPr>
          <w:rFonts w:ascii="Courier New" w:eastAsia="Times New Roman" w:hAnsi="Courier New" w:cs="Courier New"/>
          <w:color w:val="454545"/>
          <w:sz w:val="27"/>
          <w:szCs w:val="27"/>
          <w:lang w:val="en-US" w:eastAsia="ru-RU"/>
        </w:rPr>
        <w:t> </w:t>
      </w:r>
    </w:p>
    <w:p w14:paraId="6F080932"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BF5947">
        <w:rPr>
          <w:rFonts w:ascii="Courier New" w:eastAsia="Times New Roman" w:hAnsi="Courier New" w:cs="Courier New"/>
          <w:b/>
          <w:bCs/>
          <w:color w:val="000000"/>
          <w:sz w:val="22"/>
          <w:lang w:val="en-US" w:eastAsia="ru-RU"/>
        </w:rPr>
        <w:t>     ========== RESOURCES ==========</w:t>
      </w:r>
    </w:p>
    <w:p w14:paraId="2255A506"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BF5947">
        <w:rPr>
          <w:rFonts w:ascii="Courier New" w:eastAsia="Times New Roman" w:hAnsi="Courier New" w:cs="Courier New"/>
          <w:b/>
          <w:bCs/>
          <w:color w:val="000000"/>
          <w:sz w:val="22"/>
          <w:lang w:val="en-US" w:eastAsia="ru-RU"/>
        </w:rPr>
        <w:t>     Freedom E SDK</w:t>
      </w:r>
    </w:p>
    <w:p w14:paraId="4AA8AA46" w14:textId="77777777" w:rsidR="00112820" w:rsidRPr="00BF594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BF5947">
        <w:rPr>
          <w:rFonts w:ascii="Courier New" w:eastAsia="Times New Roman" w:hAnsi="Courier New" w:cs="Courier New"/>
          <w:color w:val="454545"/>
          <w:sz w:val="27"/>
          <w:szCs w:val="27"/>
          <w:lang w:val="en-US" w:eastAsia="ru-RU"/>
        </w:rPr>
        <w:t> </w:t>
      </w:r>
    </w:p>
    <w:p w14:paraId="43992A21"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 DESCRIPTION ==========</w:t>
      </w:r>
    </w:p>
    <w:p w14:paraId="65F200A3"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Using the built-in LED. To test with different pin,</w:t>
      </w:r>
    </w:p>
    <w:p w14:paraId="100F6674"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simply modify the reference pin and connect a standard LED</w:t>
      </w:r>
    </w:p>
    <w:p w14:paraId="39DA1F92"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and 100Ohm resistor between the respective pin and GND.</w:t>
      </w:r>
    </w:p>
    <w:p w14:paraId="7FF9FD0D"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346DD3D5"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LICENSE: This code is released under the MIT License </w:t>
      </w:r>
      <w:r w:rsidRPr="00112820">
        <w:rPr>
          <w:rFonts w:ascii="Courier New" w:eastAsia="Times New Roman" w:hAnsi="Courier New" w:cs="Courier New"/>
          <w:b/>
          <w:bCs/>
          <w:color w:val="000000"/>
          <w:sz w:val="22"/>
          <w:lang w:val="en-US" w:eastAsia="ru-RU"/>
        </w:rPr>
        <w:br/>
        <w:t>(http://opensource.org/licenses/MIT)</w:t>
      </w:r>
      <w:r w:rsidRPr="00112820">
        <w:rPr>
          <w:rFonts w:ascii="Courier New" w:eastAsia="Times New Roman" w:hAnsi="Courier New" w:cs="Courier New"/>
          <w:b/>
          <w:bCs/>
          <w:color w:val="000000"/>
          <w:sz w:val="22"/>
          <w:lang w:val="en-US" w:eastAsia="ru-RU"/>
        </w:rPr>
        <w:br/>
      </w:r>
      <w:r w:rsidRPr="00112820">
        <w:rPr>
          <w:rFonts w:ascii="Courier New" w:eastAsia="Times New Roman" w:hAnsi="Courier New" w:cs="Courier New"/>
          <w:b/>
          <w:bCs/>
          <w:color w:val="454545"/>
          <w:sz w:val="27"/>
          <w:szCs w:val="27"/>
          <w:lang w:val="en-US" w:eastAsia="ru-RU"/>
        </w:rPr>
        <w:lastRenderedPageBreak/>
        <w:t>******************************************************************************/</w:t>
      </w:r>
    </w:p>
    <w:p w14:paraId="746472CF"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4C9566A2"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#include &lt;</w:t>
      </w:r>
      <w:proofErr w:type="spellStart"/>
      <w:r w:rsidRPr="00112820">
        <w:rPr>
          <w:rFonts w:ascii="Courier New" w:eastAsia="Times New Roman" w:hAnsi="Courier New" w:cs="Courier New"/>
          <w:b/>
          <w:bCs/>
          <w:color w:val="000000"/>
          <w:sz w:val="22"/>
          <w:lang w:val="en-US" w:eastAsia="ru-RU"/>
        </w:rPr>
        <w:t>stdio.h</w:t>
      </w:r>
      <w:proofErr w:type="spellEnd"/>
      <w:r w:rsidRPr="00112820">
        <w:rPr>
          <w:rFonts w:ascii="Courier New" w:eastAsia="Times New Roman" w:hAnsi="Courier New" w:cs="Courier New"/>
          <w:b/>
          <w:bCs/>
          <w:color w:val="000000"/>
          <w:sz w:val="22"/>
          <w:lang w:val="en-US" w:eastAsia="ru-RU"/>
        </w:rPr>
        <w:t>&gt;      //</w:t>
      </w:r>
      <w:r w:rsidR="00C6243C" w:rsidRPr="00C6243C">
        <w:rPr>
          <w:lang w:val="en-US"/>
        </w:rPr>
        <w:t xml:space="preserve"> </w:t>
      </w:r>
      <w:proofErr w:type="spellStart"/>
      <w:r w:rsidR="00C6243C" w:rsidRPr="00C6243C">
        <w:rPr>
          <w:rFonts w:ascii="Courier New" w:eastAsia="Times New Roman" w:hAnsi="Courier New" w:cs="Courier New"/>
          <w:b/>
          <w:bCs/>
          <w:color w:val="000000"/>
          <w:sz w:val="22"/>
          <w:lang w:val="en-US" w:eastAsia="ru-RU"/>
        </w:rPr>
        <w:t>включить</w:t>
      </w:r>
      <w:proofErr w:type="spellEnd"/>
      <w:r w:rsidR="00C6243C" w:rsidRPr="00C6243C">
        <w:rPr>
          <w:rFonts w:ascii="Courier New" w:eastAsia="Times New Roman" w:hAnsi="Courier New" w:cs="Courier New"/>
          <w:b/>
          <w:bCs/>
          <w:color w:val="000000"/>
          <w:sz w:val="22"/>
          <w:lang w:val="en-US" w:eastAsia="ru-RU"/>
        </w:rPr>
        <w:t xml:space="preserve"> </w:t>
      </w:r>
      <w:proofErr w:type="spellStart"/>
      <w:r w:rsidR="00C6243C" w:rsidRPr="00C6243C">
        <w:rPr>
          <w:rFonts w:ascii="Courier New" w:eastAsia="Times New Roman" w:hAnsi="Courier New" w:cs="Courier New"/>
          <w:b/>
          <w:bCs/>
          <w:color w:val="000000"/>
          <w:sz w:val="22"/>
          <w:lang w:val="en-US" w:eastAsia="ru-RU"/>
        </w:rPr>
        <w:t>библиотеку</w:t>
      </w:r>
      <w:proofErr w:type="spellEnd"/>
      <w:r w:rsidR="00C6243C" w:rsidRPr="00C6243C">
        <w:rPr>
          <w:rFonts w:ascii="Courier New" w:eastAsia="Times New Roman" w:hAnsi="Courier New" w:cs="Courier New"/>
          <w:b/>
          <w:bCs/>
          <w:color w:val="000000"/>
          <w:sz w:val="22"/>
          <w:lang w:val="en-US" w:eastAsia="ru-RU"/>
        </w:rPr>
        <w:t xml:space="preserve"> Serial</w:t>
      </w:r>
    </w:p>
    <w:p w14:paraId="1A8F4360" w14:textId="77777777" w:rsidR="00112820" w:rsidRPr="00C6243C"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C6243C">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include</w:t>
      </w:r>
      <w:r w:rsidRPr="00C6243C">
        <w:rPr>
          <w:rFonts w:ascii="Courier New" w:eastAsia="Times New Roman" w:hAnsi="Courier New" w:cs="Courier New"/>
          <w:b/>
          <w:bCs/>
          <w:color w:val="000000"/>
          <w:sz w:val="22"/>
          <w:lang w:eastAsia="ru-RU"/>
        </w:rPr>
        <w:t xml:space="preserve"> &lt;</w:t>
      </w:r>
      <w:r w:rsidRPr="00112820">
        <w:rPr>
          <w:rFonts w:ascii="Courier New" w:eastAsia="Times New Roman" w:hAnsi="Courier New" w:cs="Courier New"/>
          <w:b/>
          <w:bCs/>
          <w:color w:val="000000"/>
          <w:sz w:val="22"/>
          <w:lang w:val="en-US" w:eastAsia="ru-RU"/>
        </w:rPr>
        <w:t>time</w:t>
      </w:r>
      <w:r w:rsidRPr="00C6243C">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h</w:t>
      </w:r>
      <w:r w:rsidRPr="00C6243C">
        <w:rPr>
          <w:rFonts w:ascii="Courier New" w:eastAsia="Times New Roman" w:hAnsi="Courier New" w:cs="Courier New"/>
          <w:b/>
          <w:bCs/>
          <w:color w:val="000000"/>
          <w:sz w:val="22"/>
          <w:lang w:eastAsia="ru-RU"/>
        </w:rPr>
        <w:t xml:space="preserve">&gt; </w:t>
      </w:r>
      <w:r w:rsidRPr="00112820">
        <w:rPr>
          <w:rFonts w:ascii="Courier New" w:eastAsia="Times New Roman" w:hAnsi="Courier New" w:cs="Courier New"/>
          <w:b/>
          <w:bCs/>
          <w:color w:val="000000"/>
          <w:sz w:val="22"/>
          <w:lang w:val="en-US" w:eastAsia="ru-RU"/>
        </w:rPr>
        <w:t> </w:t>
      </w:r>
      <w:r w:rsidRPr="00C6243C">
        <w:rPr>
          <w:rFonts w:ascii="Courier New" w:eastAsia="Times New Roman" w:hAnsi="Courier New" w:cs="Courier New"/>
          <w:b/>
          <w:bCs/>
          <w:color w:val="000000"/>
          <w:sz w:val="22"/>
          <w:lang w:eastAsia="ru-RU"/>
        </w:rPr>
        <w:t xml:space="preserve"> </w:t>
      </w:r>
      <w:r w:rsidRPr="00112820">
        <w:rPr>
          <w:rFonts w:ascii="Courier New" w:eastAsia="Times New Roman" w:hAnsi="Courier New" w:cs="Courier New"/>
          <w:b/>
          <w:bCs/>
          <w:color w:val="000000"/>
          <w:sz w:val="22"/>
          <w:lang w:val="en-US" w:eastAsia="ru-RU"/>
        </w:rPr>
        <w:t> </w:t>
      </w:r>
      <w:r w:rsidRPr="00C6243C">
        <w:rPr>
          <w:rFonts w:ascii="Courier New" w:eastAsia="Times New Roman" w:hAnsi="Courier New" w:cs="Courier New"/>
          <w:b/>
          <w:bCs/>
          <w:color w:val="000000"/>
          <w:sz w:val="22"/>
          <w:lang w:eastAsia="ru-RU"/>
        </w:rPr>
        <w:t xml:space="preserve"> </w:t>
      </w:r>
      <w:r w:rsidRPr="00112820">
        <w:rPr>
          <w:rFonts w:ascii="Courier New" w:eastAsia="Times New Roman" w:hAnsi="Courier New" w:cs="Courier New"/>
          <w:b/>
          <w:bCs/>
          <w:color w:val="000000"/>
          <w:sz w:val="22"/>
          <w:lang w:val="en-US" w:eastAsia="ru-RU"/>
        </w:rPr>
        <w:t> </w:t>
      </w:r>
      <w:r w:rsidRPr="00C6243C">
        <w:rPr>
          <w:rFonts w:ascii="Courier New" w:eastAsia="Times New Roman" w:hAnsi="Courier New" w:cs="Courier New"/>
          <w:b/>
          <w:bCs/>
          <w:color w:val="000000"/>
          <w:sz w:val="22"/>
          <w:lang w:eastAsia="ru-RU"/>
        </w:rPr>
        <w:t xml:space="preserve"> //</w:t>
      </w:r>
      <w:r w:rsidR="00C6243C">
        <w:rPr>
          <w:rFonts w:ascii="Courier New" w:eastAsia="Times New Roman" w:hAnsi="Courier New" w:cs="Courier New"/>
          <w:b/>
          <w:bCs/>
          <w:color w:val="000000"/>
          <w:sz w:val="22"/>
          <w:lang w:eastAsia="ru-RU"/>
        </w:rPr>
        <w:t>включить библиотеку таймера</w:t>
      </w:r>
    </w:p>
    <w:p w14:paraId="05186A48"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3135B4">
        <w:rPr>
          <w:rFonts w:ascii="Courier New" w:eastAsia="Times New Roman" w:hAnsi="Courier New" w:cs="Courier New"/>
          <w:b/>
          <w:bCs/>
          <w:color w:val="000000"/>
          <w:sz w:val="22"/>
          <w:lang w:eastAsia="ru-RU"/>
        </w:rPr>
        <w:t>#</w:t>
      </w:r>
      <w:r w:rsidR="003135B4">
        <w:rPr>
          <w:rFonts w:ascii="Courier New" w:eastAsia="Times New Roman" w:hAnsi="Courier New" w:cs="Courier New"/>
          <w:b/>
          <w:bCs/>
          <w:color w:val="000000"/>
          <w:sz w:val="22"/>
          <w:lang w:val="en-US" w:eastAsia="ru-RU"/>
        </w:rPr>
        <w:t>include</w:t>
      </w:r>
      <w:r w:rsidR="003135B4" w:rsidRPr="003135B4">
        <w:rPr>
          <w:rFonts w:ascii="Courier New" w:eastAsia="Times New Roman" w:hAnsi="Courier New" w:cs="Courier New"/>
          <w:b/>
          <w:bCs/>
          <w:color w:val="000000"/>
          <w:sz w:val="22"/>
          <w:lang w:eastAsia="ru-RU"/>
        </w:rPr>
        <w:t xml:space="preserve"> &lt;</w:t>
      </w:r>
      <w:r w:rsidR="003135B4">
        <w:rPr>
          <w:rFonts w:ascii="Courier New" w:eastAsia="Times New Roman" w:hAnsi="Courier New" w:cs="Courier New"/>
          <w:b/>
          <w:bCs/>
          <w:color w:val="000000"/>
          <w:sz w:val="22"/>
          <w:lang w:val="en-US" w:eastAsia="ru-RU"/>
        </w:rPr>
        <w:t>metal</w:t>
      </w:r>
      <w:r w:rsidR="003135B4" w:rsidRPr="003135B4">
        <w:rPr>
          <w:rFonts w:ascii="Courier New" w:eastAsia="Times New Roman" w:hAnsi="Courier New" w:cs="Courier New"/>
          <w:b/>
          <w:bCs/>
          <w:color w:val="000000"/>
          <w:sz w:val="22"/>
          <w:lang w:eastAsia="ru-RU"/>
        </w:rPr>
        <w:t>/</w:t>
      </w:r>
      <w:proofErr w:type="spellStart"/>
      <w:r w:rsidR="003135B4">
        <w:rPr>
          <w:rFonts w:ascii="Courier New" w:eastAsia="Times New Roman" w:hAnsi="Courier New" w:cs="Courier New"/>
          <w:b/>
          <w:bCs/>
          <w:color w:val="000000"/>
          <w:sz w:val="22"/>
          <w:lang w:val="en-US" w:eastAsia="ru-RU"/>
        </w:rPr>
        <w:t>gpio</w:t>
      </w:r>
      <w:proofErr w:type="spellEnd"/>
      <w:r w:rsidR="003135B4" w:rsidRPr="003135B4">
        <w:rPr>
          <w:rFonts w:ascii="Courier New" w:eastAsia="Times New Roman" w:hAnsi="Courier New" w:cs="Courier New"/>
          <w:b/>
          <w:bCs/>
          <w:color w:val="000000"/>
          <w:sz w:val="22"/>
          <w:lang w:eastAsia="ru-RU"/>
        </w:rPr>
        <w:t>.</w:t>
      </w:r>
      <w:r w:rsidR="003135B4">
        <w:rPr>
          <w:rFonts w:ascii="Courier New" w:eastAsia="Times New Roman" w:hAnsi="Courier New" w:cs="Courier New"/>
          <w:b/>
          <w:bCs/>
          <w:color w:val="000000"/>
          <w:sz w:val="22"/>
          <w:lang w:val="en-US" w:eastAsia="ru-RU"/>
        </w:rPr>
        <w:t>h</w:t>
      </w:r>
      <w:r w:rsidR="003135B4" w:rsidRPr="003135B4">
        <w:rPr>
          <w:rFonts w:ascii="Courier New" w:eastAsia="Times New Roman" w:hAnsi="Courier New" w:cs="Courier New"/>
          <w:b/>
          <w:bCs/>
          <w:color w:val="000000"/>
          <w:sz w:val="22"/>
          <w:lang w:eastAsia="ru-RU"/>
        </w:rPr>
        <w:t xml:space="preserve">&gt; //включить библиотеку </w:t>
      </w:r>
      <w:r w:rsidR="003135B4">
        <w:rPr>
          <w:rFonts w:ascii="Courier New" w:eastAsia="Times New Roman" w:hAnsi="Courier New" w:cs="Courier New"/>
          <w:b/>
          <w:bCs/>
          <w:color w:val="000000"/>
          <w:sz w:val="22"/>
          <w:lang w:val="en-US" w:eastAsia="ru-RU"/>
        </w:rPr>
        <w:t>GPIO</w:t>
      </w:r>
      <w:r w:rsidRPr="003135B4">
        <w:rPr>
          <w:rFonts w:ascii="Courier New" w:eastAsia="Times New Roman" w:hAnsi="Courier New" w:cs="Courier New"/>
          <w:b/>
          <w:bCs/>
          <w:color w:val="000000"/>
          <w:sz w:val="22"/>
          <w:lang w:eastAsia="ru-RU"/>
        </w:rPr>
        <w:t xml:space="preserve">, </w:t>
      </w:r>
      <w:r w:rsidRPr="00112820">
        <w:rPr>
          <w:rFonts w:ascii="Courier New" w:eastAsia="Times New Roman" w:hAnsi="Courier New" w:cs="Courier New"/>
          <w:b/>
          <w:bCs/>
          <w:color w:val="000000"/>
          <w:sz w:val="22"/>
          <w:lang w:val="en-US" w:eastAsia="ru-RU"/>
        </w:rPr>
        <w:t>https</w:t>
      </w:r>
      <w:r w:rsidRPr="003135B4">
        <w:rPr>
          <w:rFonts w:ascii="Courier New" w:eastAsia="Times New Roman" w:hAnsi="Courier New" w:cs="Courier New"/>
          <w:b/>
          <w:bCs/>
          <w:color w:val="000000"/>
          <w:sz w:val="22"/>
          <w:lang w:eastAsia="ru-RU"/>
        </w:rPr>
        <w:t>://</w:t>
      </w:r>
      <w:proofErr w:type="spellStart"/>
      <w:r w:rsidRPr="00112820">
        <w:rPr>
          <w:rFonts w:ascii="Courier New" w:eastAsia="Times New Roman" w:hAnsi="Courier New" w:cs="Courier New"/>
          <w:b/>
          <w:bCs/>
          <w:color w:val="000000"/>
          <w:sz w:val="22"/>
          <w:lang w:val="en-US" w:eastAsia="ru-RU"/>
        </w:rPr>
        <w:t>sifive</w:t>
      </w:r>
      <w:proofErr w:type="spellEnd"/>
      <w:r w:rsidRPr="003135B4">
        <w:rPr>
          <w:rFonts w:ascii="Courier New" w:eastAsia="Times New Roman" w:hAnsi="Courier New" w:cs="Courier New"/>
          <w:b/>
          <w:bCs/>
          <w:color w:val="000000"/>
          <w:sz w:val="22"/>
          <w:lang w:eastAsia="ru-RU"/>
        </w:rPr>
        <w:t>.</w:t>
      </w:r>
      <w:proofErr w:type="spellStart"/>
      <w:r w:rsidRPr="00112820">
        <w:rPr>
          <w:rFonts w:ascii="Courier New" w:eastAsia="Times New Roman" w:hAnsi="Courier New" w:cs="Courier New"/>
          <w:b/>
          <w:bCs/>
          <w:color w:val="000000"/>
          <w:sz w:val="22"/>
          <w:lang w:val="en-US" w:eastAsia="ru-RU"/>
        </w:rPr>
        <w:t>github</w:t>
      </w:r>
      <w:proofErr w:type="spellEnd"/>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io</w:t>
      </w:r>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freedom</w:t>
      </w:r>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metal</w:t>
      </w:r>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docs</w:t>
      </w:r>
      <w:r w:rsidRPr="003135B4">
        <w:rPr>
          <w:rFonts w:ascii="Courier New" w:eastAsia="Times New Roman" w:hAnsi="Courier New" w:cs="Courier New"/>
          <w:b/>
          <w:bCs/>
          <w:color w:val="000000"/>
          <w:sz w:val="22"/>
          <w:lang w:eastAsia="ru-RU"/>
        </w:rPr>
        <w:t>/</w:t>
      </w:r>
      <w:proofErr w:type="spellStart"/>
      <w:r w:rsidRPr="00112820">
        <w:rPr>
          <w:rFonts w:ascii="Courier New" w:eastAsia="Times New Roman" w:hAnsi="Courier New" w:cs="Courier New"/>
          <w:b/>
          <w:bCs/>
          <w:color w:val="000000"/>
          <w:sz w:val="22"/>
          <w:lang w:val="en-US" w:eastAsia="ru-RU"/>
        </w:rPr>
        <w:t>apiref</w:t>
      </w:r>
      <w:proofErr w:type="spellEnd"/>
      <w:r w:rsidRPr="003135B4">
        <w:rPr>
          <w:rFonts w:ascii="Courier New" w:eastAsia="Times New Roman" w:hAnsi="Courier New" w:cs="Courier New"/>
          <w:b/>
          <w:bCs/>
          <w:color w:val="000000"/>
          <w:sz w:val="22"/>
          <w:lang w:eastAsia="ru-RU"/>
        </w:rPr>
        <w:t>/</w:t>
      </w:r>
      <w:proofErr w:type="spellStart"/>
      <w:r w:rsidRPr="00112820">
        <w:rPr>
          <w:rFonts w:ascii="Courier New" w:eastAsia="Times New Roman" w:hAnsi="Courier New" w:cs="Courier New"/>
          <w:b/>
          <w:bCs/>
          <w:color w:val="000000"/>
          <w:sz w:val="22"/>
          <w:lang w:val="en-US" w:eastAsia="ru-RU"/>
        </w:rPr>
        <w:t>gpio</w:t>
      </w:r>
      <w:proofErr w:type="spellEnd"/>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html</w:t>
      </w:r>
    </w:p>
    <w:p w14:paraId="14B20CAC"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color w:val="454545"/>
          <w:sz w:val="27"/>
          <w:szCs w:val="27"/>
          <w:lang w:val="en-US" w:eastAsia="ru-RU"/>
        </w:rPr>
        <w:t> </w:t>
      </w:r>
    </w:p>
    <w:p w14:paraId="0D9CE506"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 xml:space="preserve">Пользовательская функция задержки записи, поскольку у нас нет такой функции, как у </w:t>
      </w:r>
      <w:r w:rsidR="003135B4" w:rsidRPr="003135B4">
        <w:rPr>
          <w:rFonts w:ascii="Courier New" w:eastAsia="Times New Roman" w:hAnsi="Courier New" w:cs="Courier New"/>
          <w:b/>
          <w:bCs/>
          <w:color w:val="000000"/>
          <w:sz w:val="22"/>
          <w:lang w:val="en-US" w:eastAsia="ru-RU"/>
        </w:rPr>
        <w:t>Arduino</w:t>
      </w:r>
    </w:p>
    <w:p w14:paraId="570AD60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void delay(int </w:t>
      </w:r>
      <w:proofErr w:type="spellStart"/>
      <w:r w:rsidRPr="00112820">
        <w:rPr>
          <w:rFonts w:ascii="Courier New" w:eastAsia="Times New Roman" w:hAnsi="Courier New" w:cs="Courier New"/>
          <w:b/>
          <w:bCs/>
          <w:color w:val="000000"/>
          <w:sz w:val="22"/>
          <w:lang w:val="en-US" w:eastAsia="ru-RU"/>
        </w:rPr>
        <w:t>number_of_microseconds</w:t>
      </w:r>
      <w:proofErr w:type="spellEnd"/>
      <w:r w:rsidRPr="00112820">
        <w:rPr>
          <w:rFonts w:ascii="Courier New" w:eastAsia="Times New Roman" w:hAnsi="Courier New" w:cs="Courier New"/>
          <w:b/>
          <w:bCs/>
          <w:color w:val="000000"/>
          <w:sz w:val="22"/>
          <w:lang w:val="en-US" w:eastAsia="ru-RU"/>
        </w:rPr>
        <w:t>){</w:t>
      </w:r>
    </w:p>
    <w:p w14:paraId="55C24D0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1A12922A"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clock</w:t>
      </w:r>
      <w:r w:rsidRPr="003135B4">
        <w:rPr>
          <w:rFonts w:ascii="Courier New" w:eastAsia="Times New Roman" w:hAnsi="Courier New" w:cs="Courier New"/>
          <w:b/>
          <w:bCs/>
          <w:color w:val="000000"/>
          <w:sz w:val="22"/>
          <w:lang w:eastAsia="ru-RU"/>
        </w:rPr>
        <w:t>_</w:t>
      </w:r>
      <w:r w:rsidRPr="00112820">
        <w:rPr>
          <w:rFonts w:ascii="Courier New" w:eastAsia="Times New Roman" w:hAnsi="Courier New" w:cs="Courier New"/>
          <w:b/>
          <w:bCs/>
          <w:color w:val="000000"/>
          <w:sz w:val="22"/>
          <w:lang w:val="en-US" w:eastAsia="ru-RU"/>
        </w:rPr>
        <w:t>t</w:t>
      </w:r>
      <w:r w:rsidRPr="003135B4">
        <w:rPr>
          <w:rFonts w:ascii="Courier New" w:eastAsia="Times New Roman" w:hAnsi="Courier New" w:cs="Courier New"/>
          <w:b/>
          <w:bCs/>
          <w:color w:val="000000"/>
          <w:sz w:val="22"/>
          <w:lang w:eastAsia="ru-RU"/>
        </w:rPr>
        <w:t xml:space="preserve"> </w:t>
      </w:r>
      <w:r w:rsidRPr="00112820">
        <w:rPr>
          <w:rFonts w:ascii="Courier New" w:eastAsia="Times New Roman" w:hAnsi="Courier New" w:cs="Courier New"/>
          <w:b/>
          <w:bCs/>
          <w:color w:val="000000"/>
          <w:sz w:val="22"/>
          <w:lang w:val="en-US" w:eastAsia="ru-RU"/>
        </w:rPr>
        <w:t>start</w:t>
      </w:r>
      <w:r w:rsidRPr="003135B4">
        <w:rPr>
          <w:rFonts w:ascii="Courier New" w:eastAsia="Times New Roman" w:hAnsi="Courier New" w:cs="Courier New"/>
          <w:b/>
          <w:bCs/>
          <w:color w:val="000000"/>
          <w:sz w:val="22"/>
          <w:lang w:eastAsia="ru-RU"/>
        </w:rPr>
        <w:t>_</w:t>
      </w:r>
      <w:r w:rsidRPr="00112820">
        <w:rPr>
          <w:rFonts w:ascii="Courier New" w:eastAsia="Times New Roman" w:hAnsi="Courier New" w:cs="Courier New"/>
          <w:b/>
          <w:bCs/>
          <w:color w:val="000000"/>
          <w:sz w:val="22"/>
          <w:lang w:val="en-US" w:eastAsia="ru-RU"/>
        </w:rPr>
        <w:t>time</w:t>
      </w:r>
      <w:r w:rsidRPr="003135B4">
        <w:rPr>
          <w:rFonts w:ascii="Courier New" w:eastAsia="Times New Roman" w:hAnsi="Courier New" w:cs="Courier New"/>
          <w:b/>
          <w:bCs/>
          <w:color w:val="000000"/>
          <w:sz w:val="22"/>
          <w:lang w:eastAsia="ru-RU"/>
        </w:rPr>
        <w:t xml:space="preserve"> = </w:t>
      </w:r>
      <w:r w:rsidRPr="00112820">
        <w:rPr>
          <w:rFonts w:ascii="Courier New" w:eastAsia="Times New Roman" w:hAnsi="Courier New" w:cs="Courier New"/>
          <w:b/>
          <w:bCs/>
          <w:color w:val="000000"/>
          <w:sz w:val="22"/>
          <w:lang w:val="en-US" w:eastAsia="ru-RU"/>
        </w:rPr>
        <w:t>clock</w:t>
      </w:r>
      <w:r w:rsidRPr="003135B4">
        <w:rPr>
          <w:rFonts w:ascii="Courier New" w:eastAsia="Times New Roman" w:hAnsi="Courier New" w:cs="Courier New"/>
          <w:b/>
          <w:bCs/>
          <w:color w:val="000000"/>
          <w:sz w:val="22"/>
          <w:lang w:eastAsia="ru-RU"/>
        </w:rPr>
        <w:t>();</w:t>
      </w: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 </w:t>
      </w:r>
      <w:r w:rsidR="003135B4" w:rsidRPr="003135B4">
        <w:rPr>
          <w:rFonts w:ascii="Courier New" w:eastAsia="Times New Roman" w:hAnsi="Courier New" w:cs="Courier New"/>
          <w:b/>
          <w:bCs/>
          <w:color w:val="000000"/>
          <w:sz w:val="22"/>
          <w:lang w:eastAsia="ru-RU"/>
        </w:rPr>
        <w:t>Сохранение времени начала</w:t>
      </w:r>
    </w:p>
    <w:p w14:paraId="557E0FB3"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color w:val="454545"/>
          <w:sz w:val="27"/>
          <w:szCs w:val="27"/>
          <w:lang w:val="en-US" w:eastAsia="ru-RU"/>
        </w:rPr>
        <w:t> </w:t>
      </w:r>
    </w:p>
    <w:p w14:paraId="602D39F1" w14:textId="77777777" w:rsidR="003135B4" w:rsidRDefault="00112820" w:rsidP="00112820">
      <w:pPr>
        <w:shd w:val="clear" w:color="auto" w:fill="FFFFFF"/>
        <w:spacing w:after="0" w:line="240" w:lineRule="auto"/>
        <w:ind w:firstLine="0"/>
        <w:rPr>
          <w:rFonts w:ascii="Courier New" w:eastAsia="Times New Roman" w:hAnsi="Courier New" w:cs="Courier New"/>
          <w:b/>
          <w:bCs/>
          <w:color w:val="000000"/>
          <w:sz w:val="22"/>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Выполнение цикла до тех пор, пока не будет достигнуто требуемое время</w:t>
      </w:r>
    </w:p>
    <w:p w14:paraId="4214AC51"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while</w:t>
      </w:r>
      <w:r w:rsidRPr="003135B4">
        <w:rPr>
          <w:rFonts w:ascii="Courier New" w:eastAsia="Times New Roman" w:hAnsi="Courier New" w:cs="Courier New"/>
          <w:b/>
          <w:bCs/>
          <w:color w:val="000000"/>
          <w:sz w:val="22"/>
          <w:lang w:val="en-US" w:eastAsia="ru-RU"/>
        </w:rPr>
        <w:t xml:space="preserve"> (</w:t>
      </w:r>
      <w:r w:rsidRPr="00112820">
        <w:rPr>
          <w:rFonts w:ascii="Courier New" w:eastAsia="Times New Roman" w:hAnsi="Courier New" w:cs="Courier New"/>
          <w:b/>
          <w:bCs/>
          <w:color w:val="000000"/>
          <w:sz w:val="22"/>
          <w:lang w:val="en-US" w:eastAsia="ru-RU"/>
        </w:rPr>
        <w:t>clock</w:t>
      </w:r>
      <w:r w:rsidRPr="003135B4">
        <w:rPr>
          <w:rFonts w:ascii="Courier New" w:eastAsia="Times New Roman" w:hAnsi="Courier New" w:cs="Courier New"/>
          <w:b/>
          <w:bCs/>
          <w:color w:val="000000"/>
          <w:sz w:val="22"/>
          <w:lang w:val="en-US" w:eastAsia="ru-RU"/>
        </w:rPr>
        <w:t xml:space="preserve">() &lt; </w:t>
      </w:r>
      <w:proofErr w:type="spellStart"/>
      <w:r w:rsidRPr="00112820">
        <w:rPr>
          <w:rFonts w:ascii="Courier New" w:eastAsia="Times New Roman" w:hAnsi="Courier New" w:cs="Courier New"/>
          <w:b/>
          <w:bCs/>
          <w:color w:val="000000"/>
          <w:sz w:val="22"/>
          <w:lang w:val="en-US" w:eastAsia="ru-RU"/>
        </w:rPr>
        <w:t>start</w:t>
      </w:r>
      <w:r w:rsidRPr="003135B4">
        <w:rPr>
          <w:rFonts w:ascii="Courier New" w:eastAsia="Times New Roman" w:hAnsi="Courier New" w:cs="Courier New"/>
          <w:b/>
          <w:bCs/>
          <w:color w:val="000000"/>
          <w:sz w:val="22"/>
          <w:lang w:val="en-US" w:eastAsia="ru-RU"/>
        </w:rPr>
        <w:t>_</w:t>
      </w:r>
      <w:r w:rsidRPr="00112820">
        <w:rPr>
          <w:rFonts w:ascii="Courier New" w:eastAsia="Times New Roman" w:hAnsi="Courier New" w:cs="Courier New"/>
          <w:b/>
          <w:bCs/>
          <w:color w:val="000000"/>
          <w:sz w:val="22"/>
          <w:lang w:val="en-US" w:eastAsia="ru-RU"/>
        </w:rPr>
        <w:t>time</w:t>
      </w:r>
      <w:proofErr w:type="spellEnd"/>
      <w:r w:rsidRPr="003135B4">
        <w:rPr>
          <w:rFonts w:ascii="Courier New" w:eastAsia="Times New Roman" w:hAnsi="Courier New" w:cs="Courier New"/>
          <w:b/>
          <w:bCs/>
          <w:color w:val="000000"/>
          <w:sz w:val="22"/>
          <w:lang w:val="en-US" w:eastAsia="ru-RU"/>
        </w:rPr>
        <w:t xml:space="preserve"> + </w:t>
      </w:r>
      <w:proofErr w:type="spellStart"/>
      <w:r w:rsidRPr="00112820">
        <w:rPr>
          <w:rFonts w:ascii="Courier New" w:eastAsia="Times New Roman" w:hAnsi="Courier New" w:cs="Courier New"/>
          <w:b/>
          <w:bCs/>
          <w:color w:val="000000"/>
          <w:sz w:val="22"/>
          <w:lang w:val="en-US" w:eastAsia="ru-RU"/>
        </w:rPr>
        <w:t>number</w:t>
      </w:r>
      <w:r w:rsidRPr="003135B4">
        <w:rPr>
          <w:rFonts w:ascii="Courier New" w:eastAsia="Times New Roman" w:hAnsi="Courier New" w:cs="Courier New"/>
          <w:b/>
          <w:bCs/>
          <w:color w:val="000000"/>
          <w:sz w:val="22"/>
          <w:lang w:val="en-US" w:eastAsia="ru-RU"/>
        </w:rPr>
        <w:t>_</w:t>
      </w:r>
      <w:r w:rsidRPr="00112820">
        <w:rPr>
          <w:rFonts w:ascii="Courier New" w:eastAsia="Times New Roman" w:hAnsi="Courier New" w:cs="Courier New"/>
          <w:b/>
          <w:bCs/>
          <w:color w:val="000000"/>
          <w:sz w:val="22"/>
          <w:lang w:val="en-US" w:eastAsia="ru-RU"/>
        </w:rPr>
        <w:t>of</w:t>
      </w:r>
      <w:r w:rsidRPr="003135B4">
        <w:rPr>
          <w:rFonts w:ascii="Courier New" w:eastAsia="Times New Roman" w:hAnsi="Courier New" w:cs="Courier New"/>
          <w:b/>
          <w:bCs/>
          <w:color w:val="000000"/>
          <w:sz w:val="22"/>
          <w:lang w:val="en-US" w:eastAsia="ru-RU"/>
        </w:rPr>
        <w:t>_</w:t>
      </w:r>
      <w:r w:rsidRPr="00112820">
        <w:rPr>
          <w:rFonts w:ascii="Courier New" w:eastAsia="Times New Roman" w:hAnsi="Courier New" w:cs="Courier New"/>
          <w:b/>
          <w:bCs/>
          <w:color w:val="000000"/>
          <w:sz w:val="22"/>
          <w:lang w:val="en-US" w:eastAsia="ru-RU"/>
        </w:rPr>
        <w:t>microseconds</w:t>
      </w:r>
      <w:proofErr w:type="spellEnd"/>
      <w:r w:rsidRPr="003135B4">
        <w:rPr>
          <w:rFonts w:ascii="Courier New" w:eastAsia="Times New Roman" w:hAnsi="Courier New" w:cs="Courier New"/>
          <w:b/>
          <w:bCs/>
          <w:color w:val="000000"/>
          <w:sz w:val="22"/>
          <w:lang w:val="en-US" w:eastAsia="ru-RU"/>
        </w:rPr>
        <w:t>);</w:t>
      </w:r>
    </w:p>
    <w:p w14:paraId="2E236A21"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3135B4">
        <w:rPr>
          <w:rFonts w:ascii="Courier New" w:eastAsia="Times New Roman" w:hAnsi="Courier New" w:cs="Courier New"/>
          <w:b/>
          <w:bCs/>
          <w:color w:val="000000"/>
          <w:sz w:val="22"/>
          <w:lang w:val="en-US" w:eastAsia="ru-RU"/>
        </w:rPr>
        <w:t>}</w:t>
      </w:r>
    </w:p>
    <w:p w14:paraId="1FAB5180"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0A62695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int main (void) {</w:t>
      </w:r>
    </w:p>
    <w:p w14:paraId="7C7070F7"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printf</w:t>
      </w:r>
      <w:proofErr w:type="spellEnd"/>
      <w:r w:rsidRPr="00112820">
        <w:rPr>
          <w:rFonts w:ascii="Courier New" w:eastAsia="Times New Roman" w:hAnsi="Courier New" w:cs="Courier New"/>
          <w:b/>
          <w:bCs/>
          <w:color w:val="000000"/>
          <w:sz w:val="22"/>
          <w:lang w:val="en-US" w:eastAsia="ru-RU"/>
        </w:rPr>
        <w:t>("RED-V Example: Blink\n");</w:t>
      </w:r>
    </w:p>
    <w:p w14:paraId="00AABAAE"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30C85DEF"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struct </w:t>
      </w:r>
      <w:proofErr w:type="spellStart"/>
      <w:r w:rsidRPr="00112820">
        <w:rPr>
          <w:rFonts w:ascii="Courier New" w:eastAsia="Times New Roman" w:hAnsi="Courier New" w:cs="Courier New"/>
          <w:b/>
          <w:bCs/>
          <w:color w:val="000000"/>
          <w:sz w:val="22"/>
          <w:lang w:val="en-US" w:eastAsia="ru-RU"/>
        </w:rPr>
        <w:t>metal_gpio</w:t>
      </w:r>
      <w:proofErr w:type="spellEnd"/>
      <w:r w:rsidRPr="00112820">
        <w:rPr>
          <w:rFonts w:ascii="Courier New" w:eastAsia="Times New Roman" w:hAnsi="Courier New" w:cs="Courier New"/>
          <w:b/>
          <w:bCs/>
          <w:color w:val="000000"/>
          <w:sz w:val="22"/>
          <w:lang w:val="en-US" w:eastAsia="ru-RU"/>
        </w:rPr>
        <w:t xml:space="preserve"> *led0; //</w:t>
      </w:r>
      <w:r w:rsidR="003135B4" w:rsidRPr="003135B4">
        <w:rPr>
          <w:lang w:val="en-US"/>
        </w:rPr>
        <w:t xml:space="preserve"> </w:t>
      </w:r>
      <w:proofErr w:type="spellStart"/>
      <w:r w:rsidR="003135B4" w:rsidRPr="003135B4">
        <w:rPr>
          <w:rFonts w:ascii="Courier New" w:eastAsia="Times New Roman" w:hAnsi="Courier New" w:cs="Courier New"/>
          <w:b/>
          <w:bCs/>
          <w:color w:val="000000"/>
          <w:sz w:val="22"/>
          <w:lang w:val="en-US" w:eastAsia="ru-RU"/>
        </w:rPr>
        <w:t>Создайте</w:t>
      </w:r>
      <w:proofErr w:type="spellEnd"/>
      <w:r w:rsidR="003135B4" w:rsidRPr="003135B4">
        <w:rPr>
          <w:rFonts w:ascii="Courier New" w:eastAsia="Times New Roman" w:hAnsi="Courier New" w:cs="Courier New"/>
          <w:b/>
          <w:bCs/>
          <w:color w:val="000000"/>
          <w:sz w:val="22"/>
          <w:lang w:val="en-US" w:eastAsia="ru-RU"/>
        </w:rPr>
        <w:t xml:space="preserve"> </w:t>
      </w:r>
      <w:proofErr w:type="spellStart"/>
      <w:r w:rsidR="003135B4" w:rsidRPr="003135B4">
        <w:rPr>
          <w:rFonts w:ascii="Courier New" w:eastAsia="Times New Roman" w:hAnsi="Courier New" w:cs="Courier New"/>
          <w:b/>
          <w:bCs/>
          <w:color w:val="000000"/>
          <w:sz w:val="22"/>
          <w:lang w:val="en-US" w:eastAsia="ru-RU"/>
        </w:rPr>
        <w:t>образец</w:t>
      </w:r>
      <w:proofErr w:type="spellEnd"/>
      <w:r w:rsidR="003135B4" w:rsidRPr="003135B4">
        <w:rPr>
          <w:rFonts w:ascii="Courier New" w:eastAsia="Times New Roman" w:hAnsi="Courier New" w:cs="Courier New"/>
          <w:b/>
          <w:bCs/>
          <w:color w:val="000000"/>
          <w:sz w:val="22"/>
          <w:lang w:val="en-US" w:eastAsia="ru-RU"/>
        </w:rPr>
        <w:t xml:space="preserve"> GPIO</w:t>
      </w:r>
    </w:p>
    <w:p w14:paraId="11C86090"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4F2D1EE9"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Примечание: Последовательность вызовов этих функций имеет значение!</w:t>
      </w:r>
    </w:p>
    <w:p w14:paraId="1107A162"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color w:val="454545"/>
          <w:sz w:val="27"/>
          <w:szCs w:val="27"/>
          <w:lang w:val="en-US" w:eastAsia="ru-RU"/>
        </w:rPr>
        <w:t> </w:t>
      </w:r>
    </w:p>
    <w:p w14:paraId="6CC6E864"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 xml:space="preserve">Получите дескриптор устройства </w:t>
      </w:r>
      <w:r w:rsidR="003135B4" w:rsidRPr="003135B4">
        <w:rPr>
          <w:rFonts w:ascii="Courier New" w:eastAsia="Times New Roman" w:hAnsi="Courier New" w:cs="Courier New"/>
          <w:b/>
          <w:bCs/>
          <w:color w:val="000000"/>
          <w:sz w:val="22"/>
          <w:lang w:val="en-US" w:eastAsia="ru-RU"/>
        </w:rPr>
        <w:t>GPIO</w:t>
      </w:r>
      <w:r w:rsidR="003135B4" w:rsidRPr="003135B4">
        <w:rPr>
          <w:rFonts w:ascii="Courier New" w:eastAsia="Times New Roman" w:hAnsi="Courier New" w:cs="Courier New"/>
          <w:b/>
          <w:bCs/>
          <w:color w:val="000000"/>
          <w:sz w:val="22"/>
          <w:lang w:eastAsia="ru-RU"/>
        </w:rPr>
        <w:t xml:space="preserve">, т.е. определите вывод </w:t>
      </w:r>
      <w:r w:rsidR="003135B4" w:rsidRPr="003135B4">
        <w:rPr>
          <w:rFonts w:ascii="Courier New" w:eastAsia="Times New Roman" w:hAnsi="Courier New" w:cs="Courier New"/>
          <w:b/>
          <w:bCs/>
          <w:color w:val="000000"/>
          <w:sz w:val="22"/>
          <w:lang w:val="en-US" w:eastAsia="ru-RU"/>
        </w:rPr>
        <w:t>IC</w:t>
      </w:r>
      <w:r w:rsidR="003135B4" w:rsidRPr="003135B4">
        <w:rPr>
          <w:rFonts w:ascii="Courier New" w:eastAsia="Times New Roman" w:hAnsi="Courier New" w:cs="Courier New"/>
          <w:b/>
          <w:bCs/>
          <w:color w:val="000000"/>
          <w:sz w:val="22"/>
          <w:lang w:eastAsia="ru-RU"/>
        </w:rPr>
        <w:t xml:space="preserve"> здесь, где </w:t>
      </w:r>
      <w:r w:rsidR="003135B4" w:rsidRPr="003135B4">
        <w:rPr>
          <w:rFonts w:ascii="Courier New" w:eastAsia="Times New Roman" w:hAnsi="Courier New" w:cs="Courier New"/>
          <w:b/>
          <w:bCs/>
          <w:color w:val="000000"/>
          <w:sz w:val="22"/>
          <w:lang w:val="en-US" w:eastAsia="ru-RU"/>
        </w:rPr>
        <w:t>GPIO</w:t>
      </w:r>
      <w:r w:rsidR="003135B4"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val="en-US" w:eastAsia="ru-RU"/>
        </w:rPr>
        <w:t>IC</w:t>
      </w:r>
      <w:r w:rsidR="003135B4" w:rsidRPr="003135B4">
        <w:rPr>
          <w:rFonts w:ascii="Courier New" w:eastAsia="Times New Roman" w:hAnsi="Courier New" w:cs="Courier New"/>
          <w:b/>
          <w:bCs/>
          <w:color w:val="000000"/>
          <w:sz w:val="22"/>
          <w:lang w:eastAsia="ru-RU"/>
        </w:rPr>
        <w:t xml:space="preserve"> = 5, вывод </w:t>
      </w:r>
      <w:r w:rsidR="003135B4" w:rsidRPr="003135B4">
        <w:rPr>
          <w:rFonts w:ascii="Courier New" w:eastAsia="Times New Roman" w:hAnsi="Courier New" w:cs="Courier New"/>
          <w:b/>
          <w:bCs/>
          <w:color w:val="000000"/>
          <w:sz w:val="22"/>
          <w:lang w:val="en-US" w:eastAsia="ru-RU"/>
        </w:rPr>
        <w:t>silkscreen</w:t>
      </w:r>
      <w:r w:rsidR="003135B4" w:rsidRPr="003135B4">
        <w:rPr>
          <w:rFonts w:ascii="Courier New" w:eastAsia="Times New Roman" w:hAnsi="Courier New" w:cs="Courier New"/>
          <w:b/>
          <w:bCs/>
          <w:color w:val="000000"/>
          <w:sz w:val="22"/>
          <w:lang w:eastAsia="ru-RU"/>
        </w:rPr>
        <w:t xml:space="preserve"> = </w:t>
      </w:r>
      <w:r w:rsidR="003135B4" w:rsidRPr="003135B4">
        <w:rPr>
          <w:rFonts w:ascii="Courier New" w:eastAsia="Times New Roman" w:hAnsi="Courier New" w:cs="Courier New"/>
          <w:b/>
          <w:bCs/>
          <w:color w:val="000000"/>
          <w:sz w:val="22"/>
          <w:lang w:val="en-US" w:eastAsia="ru-RU"/>
        </w:rPr>
        <w:t>SCK</w:t>
      </w:r>
      <w:r w:rsidR="003135B4" w:rsidRPr="003135B4">
        <w:rPr>
          <w:rFonts w:ascii="Courier New" w:eastAsia="Times New Roman" w:hAnsi="Courier New" w:cs="Courier New"/>
          <w:b/>
          <w:bCs/>
          <w:color w:val="000000"/>
          <w:sz w:val="22"/>
          <w:lang w:eastAsia="ru-RU"/>
        </w:rPr>
        <w:t>/5</w:t>
      </w:r>
    </w:p>
    <w:p w14:paraId="25CE4296"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 xml:space="preserve">это индекс устройства </w:t>
      </w:r>
      <w:r w:rsidR="003135B4" w:rsidRPr="003135B4">
        <w:rPr>
          <w:rFonts w:ascii="Courier New" w:eastAsia="Times New Roman" w:hAnsi="Courier New" w:cs="Courier New"/>
          <w:b/>
          <w:bCs/>
          <w:color w:val="000000"/>
          <w:sz w:val="22"/>
          <w:lang w:val="en-US" w:eastAsia="ru-RU"/>
        </w:rPr>
        <w:t>GPIO</w:t>
      </w:r>
      <w:r w:rsidR="003135B4" w:rsidRPr="003135B4">
        <w:rPr>
          <w:rFonts w:ascii="Courier New" w:eastAsia="Times New Roman" w:hAnsi="Courier New" w:cs="Courier New"/>
          <w:b/>
          <w:bCs/>
          <w:color w:val="000000"/>
          <w:sz w:val="22"/>
          <w:lang w:eastAsia="ru-RU"/>
        </w:rPr>
        <w:t>, ссылка на который начинается с 0, обязательно проверьте схему</w:t>
      </w:r>
    </w:p>
    <w:p w14:paraId="74DD2A83"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led0 = </w:t>
      </w:r>
      <w:proofErr w:type="spellStart"/>
      <w:r w:rsidRPr="00112820">
        <w:rPr>
          <w:rFonts w:ascii="Courier New" w:eastAsia="Times New Roman" w:hAnsi="Courier New" w:cs="Courier New"/>
          <w:b/>
          <w:bCs/>
          <w:color w:val="000000"/>
          <w:sz w:val="22"/>
          <w:lang w:val="en-US" w:eastAsia="ru-RU"/>
        </w:rPr>
        <w:t>metal_gpio_get_device</w:t>
      </w:r>
      <w:proofErr w:type="spellEnd"/>
      <w:r w:rsidRPr="00112820">
        <w:rPr>
          <w:rFonts w:ascii="Courier New" w:eastAsia="Times New Roman" w:hAnsi="Courier New" w:cs="Courier New"/>
          <w:b/>
          <w:bCs/>
          <w:color w:val="000000"/>
          <w:sz w:val="22"/>
          <w:lang w:val="en-US" w:eastAsia="ru-RU"/>
        </w:rPr>
        <w:t>(0);</w:t>
      </w:r>
    </w:p>
    <w:p w14:paraId="63B4E25E"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2D5D16E0"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 xml:space="preserve">Быстрая проверка, чтобы убедиться, правильно ли мы настроили </w:t>
      </w:r>
      <w:r w:rsidR="003135B4" w:rsidRPr="003135B4">
        <w:rPr>
          <w:rFonts w:ascii="Courier New" w:eastAsia="Times New Roman" w:hAnsi="Courier New" w:cs="Courier New"/>
          <w:b/>
          <w:bCs/>
          <w:color w:val="000000"/>
          <w:sz w:val="22"/>
          <w:lang w:val="en-US" w:eastAsia="ru-RU"/>
        </w:rPr>
        <w:t>metal</w:t>
      </w:r>
      <w:r w:rsidR="003135B4" w:rsidRPr="003135B4">
        <w:rPr>
          <w:rFonts w:ascii="Courier New" w:eastAsia="Times New Roman" w:hAnsi="Courier New" w:cs="Courier New"/>
          <w:b/>
          <w:bCs/>
          <w:color w:val="000000"/>
          <w:sz w:val="22"/>
          <w:lang w:eastAsia="ru-RU"/>
        </w:rPr>
        <w:t>_</w:t>
      </w:r>
      <w:proofErr w:type="spellStart"/>
      <w:r w:rsidR="003135B4" w:rsidRPr="003135B4">
        <w:rPr>
          <w:rFonts w:ascii="Courier New" w:eastAsia="Times New Roman" w:hAnsi="Courier New" w:cs="Courier New"/>
          <w:b/>
          <w:bCs/>
          <w:color w:val="000000"/>
          <w:sz w:val="22"/>
          <w:lang w:val="en-US" w:eastAsia="ru-RU"/>
        </w:rPr>
        <w:t>gpio</w:t>
      </w:r>
      <w:proofErr w:type="spellEnd"/>
      <w:r w:rsidR="003135B4" w:rsidRPr="003135B4">
        <w:rPr>
          <w:rFonts w:ascii="Courier New" w:eastAsia="Times New Roman" w:hAnsi="Courier New" w:cs="Courier New"/>
          <w:b/>
          <w:bCs/>
          <w:color w:val="000000"/>
          <w:sz w:val="22"/>
          <w:lang w:eastAsia="ru-RU"/>
        </w:rPr>
        <w:t>, была основана на примере кода "</w:t>
      </w:r>
      <w:proofErr w:type="spellStart"/>
      <w:r w:rsidR="003135B4" w:rsidRPr="003135B4">
        <w:rPr>
          <w:rFonts w:ascii="Courier New" w:eastAsia="Times New Roman" w:hAnsi="Courier New" w:cs="Courier New"/>
          <w:b/>
          <w:bCs/>
          <w:color w:val="000000"/>
          <w:sz w:val="22"/>
          <w:lang w:val="en-US" w:eastAsia="ru-RU"/>
        </w:rPr>
        <w:t>sifive</w:t>
      </w:r>
      <w:proofErr w:type="spellEnd"/>
      <w:r w:rsidR="003135B4" w:rsidRPr="003135B4">
        <w:rPr>
          <w:rFonts w:ascii="Courier New" w:eastAsia="Times New Roman" w:hAnsi="Courier New" w:cs="Courier New"/>
          <w:b/>
          <w:bCs/>
          <w:color w:val="000000"/>
          <w:sz w:val="22"/>
          <w:lang w:eastAsia="ru-RU"/>
        </w:rPr>
        <w:t>-</w:t>
      </w:r>
      <w:r w:rsidR="003135B4" w:rsidRPr="003135B4">
        <w:rPr>
          <w:rFonts w:ascii="Courier New" w:eastAsia="Times New Roman" w:hAnsi="Courier New" w:cs="Courier New"/>
          <w:b/>
          <w:bCs/>
          <w:color w:val="000000"/>
          <w:sz w:val="22"/>
          <w:lang w:val="en-US" w:eastAsia="ru-RU"/>
        </w:rPr>
        <w:t>welcome</w:t>
      </w:r>
      <w:r w:rsidR="003135B4" w:rsidRPr="003135B4">
        <w:rPr>
          <w:rFonts w:ascii="Courier New" w:eastAsia="Times New Roman" w:hAnsi="Courier New" w:cs="Courier New"/>
          <w:b/>
          <w:bCs/>
          <w:color w:val="000000"/>
          <w:sz w:val="22"/>
          <w:lang w:eastAsia="ru-RU"/>
        </w:rPr>
        <w:t>.</w:t>
      </w:r>
      <w:r w:rsidR="003135B4" w:rsidRPr="003135B4">
        <w:rPr>
          <w:rFonts w:ascii="Courier New" w:eastAsia="Times New Roman" w:hAnsi="Courier New" w:cs="Courier New"/>
          <w:b/>
          <w:bCs/>
          <w:color w:val="000000"/>
          <w:sz w:val="22"/>
          <w:lang w:val="en-US" w:eastAsia="ru-RU"/>
        </w:rPr>
        <w:t>c</w:t>
      </w:r>
      <w:r w:rsidR="003135B4" w:rsidRPr="003135B4">
        <w:rPr>
          <w:rFonts w:ascii="Courier New" w:eastAsia="Times New Roman" w:hAnsi="Courier New" w:cs="Courier New"/>
          <w:b/>
          <w:bCs/>
          <w:color w:val="000000"/>
          <w:sz w:val="22"/>
          <w:lang w:eastAsia="ru-RU"/>
        </w:rPr>
        <w:t>"</w:t>
      </w:r>
    </w:p>
    <w:p w14:paraId="67436A56"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if (led0 == NULL) {</w:t>
      </w:r>
    </w:p>
    <w:p w14:paraId="205352B7"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printf</w:t>
      </w:r>
      <w:proofErr w:type="spellEnd"/>
      <w:r w:rsidRPr="00112820">
        <w:rPr>
          <w:rFonts w:ascii="Courier New" w:eastAsia="Times New Roman" w:hAnsi="Courier New" w:cs="Courier New"/>
          <w:b/>
          <w:bCs/>
          <w:color w:val="000000"/>
          <w:sz w:val="22"/>
          <w:lang w:val="en-US" w:eastAsia="ru-RU"/>
        </w:rPr>
        <w:t>("LED is null.\n");</w:t>
      </w:r>
    </w:p>
    <w:p w14:paraId="3798F86B"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return</w:t>
      </w:r>
      <w:r w:rsidRPr="00434767">
        <w:rPr>
          <w:rFonts w:ascii="Courier New" w:eastAsia="Times New Roman" w:hAnsi="Courier New" w:cs="Courier New"/>
          <w:b/>
          <w:bCs/>
          <w:color w:val="000000"/>
          <w:sz w:val="22"/>
          <w:lang w:eastAsia="ru-RU"/>
        </w:rPr>
        <w:t xml:space="preserve"> 1;</w:t>
      </w:r>
    </w:p>
    <w:p w14:paraId="027EF4B8"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434767">
        <w:rPr>
          <w:rFonts w:ascii="Courier New" w:eastAsia="Times New Roman" w:hAnsi="Courier New" w:cs="Courier New"/>
          <w:b/>
          <w:bCs/>
          <w:color w:val="000000"/>
          <w:sz w:val="22"/>
          <w:lang w:eastAsia="ru-RU"/>
        </w:rPr>
        <w:t>}</w:t>
      </w:r>
    </w:p>
    <w:p w14:paraId="5B7EF422"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color w:val="454545"/>
          <w:sz w:val="27"/>
          <w:szCs w:val="27"/>
          <w:lang w:val="en-US" w:eastAsia="ru-RU"/>
        </w:rPr>
        <w:t> </w:t>
      </w:r>
    </w:p>
    <w:p w14:paraId="3068AC86"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Контакты устанавливаются при инициализации, поэтому мы должны отключить их, когда используем в качестве ввода / вывода</w:t>
      </w:r>
    </w:p>
    <w:p w14:paraId="3AAF57F0"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metal_gpio_disable_input</w:t>
      </w:r>
      <w:proofErr w:type="spellEnd"/>
      <w:r w:rsidRPr="00112820">
        <w:rPr>
          <w:rFonts w:ascii="Courier New" w:eastAsia="Times New Roman" w:hAnsi="Courier New" w:cs="Courier New"/>
          <w:b/>
          <w:bCs/>
          <w:color w:val="000000"/>
          <w:sz w:val="22"/>
          <w:lang w:val="en-US" w:eastAsia="ru-RU"/>
        </w:rPr>
        <w:t>(led0, 5);</w:t>
      </w:r>
    </w:p>
    <w:p w14:paraId="73CD620F"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2937CB6B" w14:textId="77777777" w:rsidR="00112820" w:rsidRPr="003135B4"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Pr>
          <w:rFonts w:ascii="Courier New" w:eastAsia="Times New Roman" w:hAnsi="Courier New" w:cs="Courier New"/>
          <w:b/>
          <w:bCs/>
          <w:color w:val="000000"/>
          <w:sz w:val="22"/>
          <w:lang w:eastAsia="ru-RU"/>
        </w:rPr>
        <w:t>Установить</w:t>
      </w:r>
      <w:r w:rsidR="003135B4" w:rsidRPr="003135B4">
        <w:rPr>
          <w:rFonts w:ascii="Courier New" w:eastAsia="Times New Roman" w:hAnsi="Courier New" w:cs="Courier New"/>
          <w:b/>
          <w:bCs/>
          <w:color w:val="000000"/>
          <w:sz w:val="22"/>
          <w:lang w:eastAsia="ru-RU"/>
        </w:rPr>
        <w:t xml:space="preserve"> </w:t>
      </w:r>
      <w:proofErr w:type="spellStart"/>
      <w:r w:rsidR="003135B4" w:rsidRPr="003135B4">
        <w:rPr>
          <w:rFonts w:ascii="Courier New" w:eastAsia="Times New Roman" w:hAnsi="Courier New" w:cs="Courier New"/>
          <w:b/>
          <w:bCs/>
          <w:color w:val="000000"/>
          <w:sz w:val="22"/>
          <w:lang w:val="en-US" w:eastAsia="ru-RU"/>
        </w:rPr>
        <w:t>gpio</w:t>
      </w:r>
      <w:proofErr w:type="spellEnd"/>
      <w:r w:rsidR="003135B4" w:rsidRPr="003135B4">
        <w:rPr>
          <w:rFonts w:ascii="Courier New" w:eastAsia="Times New Roman" w:hAnsi="Courier New" w:cs="Courier New"/>
          <w:b/>
          <w:bCs/>
          <w:color w:val="000000"/>
          <w:sz w:val="22"/>
          <w:lang w:eastAsia="ru-RU"/>
        </w:rPr>
        <w:t xml:space="preserve"> в качестве выходных данных</w:t>
      </w:r>
    </w:p>
    <w:p w14:paraId="5C8385FC"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metal_gpio_enable_output</w:t>
      </w:r>
      <w:proofErr w:type="spellEnd"/>
      <w:r w:rsidRPr="00112820">
        <w:rPr>
          <w:rFonts w:ascii="Courier New" w:eastAsia="Times New Roman" w:hAnsi="Courier New" w:cs="Courier New"/>
          <w:b/>
          <w:bCs/>
          <w:color w:val="000000"/>
          <w:sz w:val="22"/>
          <w:lang w:val="en-US" w:eastAsia="ru-RU"/>
        </w:rPr>
        <w:t>(led0, 5);</w:t>
      </w:r>
    </w:p>
    <w:p w14:paraId="3CB804A4"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7A96D739" w14:textId="77777777" w:rsidR="003135B4" w:rsidRPr="003135B4" w:rsidRDefault="00112820" w:rsidP="003135B4">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3135B4">
        <w:rPr>
          <w:rFonts w:ascii="Courier New" w:eastAsia="Times New Roman" w:hAnsi="Courier New" w:cs="Courier New"/>
          <w:b/>
          <w:bCs/>
          <w:color w:val="000000"/>
          <w:sz w:val="22"/>
          <w:lang w:eastAsia="ru-RU"/>
        </w:rPr>
        <w:t xml:space="preserve">// </w:t>
      </w:r>
      <w:r w:rsidR="003135B4" w:rsidRPr="003135B4">
        <w:rPr>
          <w:rFonts w:ascii="Courier New" w:eastAsia="Times New Roman" w:hAnsi="Courier New" w:cs="Courier New"/>
          <w:b/>
          <w:bCs/>
          <w:color w:val="000000"/>
          <w:sz w:val="22"/>
          <w:lang w:eastAsia="ru-RU"/>
        </w:rPr>
        <w:t>Контакты выполняют несколько функций, убедитесь, что мы отсоединяем все подключенное</w:t>
      </w:r>
    </w:p>
    <w:p w14:paraId="07CBA923"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metal_gpio_disable_pinmux</w:t>
      </w:r>
      <w:proofErr w:type="spellEnd"/>
      <w:r w:rsidRPr="00112820">
        <w:rPr>
          <w:rFonts w:ascii="Courier New" w:eastAsia="Times New Roman" w:hAnsi="Courier New" w:cs="Courier New"/>
          <w:b/>
          <w:bCs/>
          <w:color w:val="000000"/>
          <w:sz w:val="22"/>
          <w:lang w:val="en-US" w:eastAsia="ru-RU"/>
        </w:rPr>
        <w:t>(led0, 5);</w:t>
      </w:r>
    </w:p>
    <w:p w14:paraId="2B2447E8"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t> </w:t>
      </w:r>
    </w:p>
    <w:p w14:paraId="29E75EDB"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xml:space="preserve">  // </w:t>
      </w:r>
      <w:proofErr w:type="spellStart"/>
      <w:r w:rsidR="003135B4" w:rsidRPr="003135B4">
        <w:rPr>
          <w:rFonts w:ascii="Courier New" w:eastAsia="Times New Roman" w:hAnsi="Courier New" w:cs="Courier New"/>
          <w:b/>
          <w:bCs/>
          <w:color w:val="000000"/>
          <w:sz w:val="22"/>
          <w:lang w:val="en-US" w:eastAsia="ru-RU"/>
        </w:rPr>
        <w:t>Включите</w:t>
      </w:r>
      <w:proofErr w:type="spellEnd"/>
      <w:r w:rsidR="003135B4" w:rsidRPr="003135B4">
        <w:rPr>
          <w:rFonts w:ascii="Courier New" w:eastAsia="Times New Roman" w:hAnsi="Courier New" w:cs="Courier New"/>
          <w:b/>
          <w:bCs/>
          <w:color w:val="000000"/>
          <w:sz w:val="22"/>
          <w:lang w:val="en-US" w:eastAsia="ru-RU"/>
        </w:rPr>
        <w:t xml:space="preserve"> </w:t>
      </w:r>
      <w:proofErr w:type="spellStart"/>
      <w:r w:rsidR="003135B4" w:rsidRPr="003135B4">
        <w:rPr>
          <w:rFonts w:ascii="Courier New" w:eastAsia="Times New Roman" w:hAnsi="Courier New" w:cs="Courier New"/>
          <w:b/>
          <w:bCs/>
          <w:color w:val="000000"/>
          <w:sz w:val="22"/>
          <w:lang w:val="en-US" w:eastAsia="ru-RU"/>
        </w:rPr>
        <w:t>вывод</w:t>
      </w:r>
      <w:proofErr w:type="spellEnd"/>
    </w:p>
    <w:p w14:paraId="2C2ECDA7"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metal_gpio_set_pin</w:t>
      </w:r>
      <w:proofErr w:type="spellEnd"/>
      <w:r w:rsidRPr="00112820">
        <w:rPr>
          <w:rFonts w:ascii="Courier New" w:eastAsia="Times New Roman" w:hAnsi="Courier New" w:cs="Courier New"/>
          <w:b/>
          <w:bCs/>
          <w:color w:val="000000"/>
          <w:sz w:val="22"/>
          <w:lang w:val="en-US" w:eastAsia="ru-RU"/>
        </w:rPr>
        <w:t>(led0, 5, 1);</w:t>
      </w:r>
    </w:p>
    <w:p w14:paraId="1A944E32"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color w:val="454545"/>
          <w:sz w:val="27"/>
          <w:szCs w:val="27"/>
          <w:lang w:val="en-US" w:eastAsia="ru-RU"/>
        </w:rPr>
        <w:lastRenderedPageBreak/>
        <w:br/>
      </w:r>
      <w:r w:rsidRPr="00112820">
        <w:rPr>
          <w:rFonts w:ascii="Courier New" w:eastAsia="Times New Roman" w:hAnsi="Courier New" w:cs="Courier New"/>
          <w:color w:val="454545"/>
          <w:sz w:val="27"/>
          <w:szCs w:val="27"/>
          <w:lang w:val="en-US" w:eastAsia="ru-RU"/>
        </w:rPr>
        <w:br/>
      </w:r>
    </w:p>
    <w:p w14:paraId="4688956D"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while(1){</w:t>
      </w:r>
    </w:p>
    <w:p w14:paraId="00D95875"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metal_gpio_set_pin</w:t>
      </w:r>
      <w:proofErr w:type="spellEnd"/>
      <w:r w:rsidRPr="00112820">
        <w:rPr>
          <w:rFonts w:ascii="Courier New" w:eastAsia="Times New Roman" w:hAnsi="Courier New" w:cs="Courier New"/>
          <w:b/>
          <w:bCs/>
          <w:color w:val="000000"/>
          <w:sz w:val="22"/>
          <w:lang w:val="en-US" w:eastAsia="ru-RU"/>
        </w:rPr>
        <w:t xml:space="preserve">(led0, 5, 0);  // </w:t>
      </w:r>
      <w:r w:rsidR="003135B4" w:rsidRPr="003135B4">
        <w:rPr>
          <w:rFonts w:ascii="Courier New" w:eastAsia="Times New Roman" w:hAnsi="Courier New" w:cs="Courier New"/>
          <w:b/>
          <w:bCs/>
          <w:color w:val="000000"/>
          <w:sz w:val="22"/>
          <w:lang w:val="en-US" w:eastAsia="ru-RU"/>
        </w:rPr>
        <w:t>В</w:t>
      </w:r>
      <w:r w:rsidR="003135B4">
        <w:rPr>
          <w:rFonts w:ascii="Courier New" w:eastAsia="Times New Roman" w:hAnsi="Courier New" w:cs="Courier New"/>
          <w:b/>
          <w:bCs/>
          <w:color w:val="000000"/>
          <w:sz w:val="22"/>
          <w:lang w:eastAsia="ru-RU"/>
        </w:rPr>
        <w:t>ы</w:t>
      </w:r>
      <w:proofErr w:type="spellStart"/>
      <w:r w:rsidR="003135B4" w:rsidRPr="003135B4">
        <w:rPr>
          <w:rFonts w:ascii="Courier New" w:eastAsia="Times New Roman" w:hAnsi="Courier New" w:cs="Courier New"/>
          <w:b/>
          <w:bCs/>
          <w:color w:val="000000"/>
          <w:sz w:val="22"/>
          <w:lang w:val="en-US" w:eastAsia="ru-RU"/>
        </w:rPr>
        <w:t>ключите</w:t>
      </w:r>
      <w:proofErr w:type="spellEnd"/>
      <w:r w:rsidR="003135B4" w:rsidRPr="003135B4">
        <w:rPr>
          <w:rFonts w:ascii="Courier New" w:eastAsia="Times New Roman" w:hAnsi="Courier New" w:cs="Courier New"/>
          <w:b/>
          <w:bCs/>
          <w:color w:val="000000"/>
          <w:sz w:val="22"/>
          <w:lang w:val="en-US" w:eastAsia="ru-RU"/>
        </w:rPr>
        <w:t xml:space="preserve"> </w:t>
      </w:r>
      <w:proofErr w:type="spellStart"/>
      <w:r w:rsidR="003135B4" w:rsidRPr="003135B4">
        <w:rPr>
          <w:rFonts w:ascii="Courier New" w:eastAsia="Times New Roman" w:hAnsi="Courier New" w:cs="Courier New"/>
          <w:b/>
          <w:bCs/>
          <w:color w:val="000000"/>
          <w:sz w:val="22"/>
          <w:lang w:val="en-US" w:eastAsia="ru-RU"/>
        </w:rPr>
        <w:t>вывод</w:t>
      </w:r>
      <w:proofErr w:type="spellEnd"/>
    </w:p>
    <w:p w14:paraId="2D233C86"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delay(500000);  // 500</w:t>
      </w:r>
      <w:proofErr w:type="spellStart"/>
      <w:r w:rsidR="003135B4">
        <w:rPr>
          <w:rFonts w:ascii="Courier New" w:eastAsia="Times New Roman" w:hAnsi="Courier New" w:cs="Courier New"/>
          <w:b/>
          <w:bCs/>
          <w:color w:val="000000"/>
          <w:sz w:val="22"/>
          <w:lang w:eastAsia="ru-RU"/>
        </w:rPr>
        <w:t>мс</w:t>
      </w:r>
      <w:proofErr w:type="spellEnd"/>
      <w:r w:rsidR="003135B4" w:rsidRPr="00434767">
        <w:rPr>
          <w:rFonts w:ascii="Courier New" w:eastAsia="Times New Roman" w:hAnsi="Courier New" w:cs="Courier New"/>
          <w:b/>
          <w:bCs/>
          <w:color w:val="000000"/>
          <w:sz w:val="22"/>
          <w:lang w:val="en-US" w:eastAsia="ru-RU"/>
        </w:rPr>
        <w:t xml:space="preserve"> </w:t>
      </w:r>
      <w:r w:rsidR="003135B4">
        <w:rPr>
          <w:rFonts w:ascii="Courier New" w:eastAsia="Times New Roman" w:hAnsi="Courier New" w:cs="Courier New"/>
          <w:b/>
          <w:bCs/>
          <w:color w:val="000000"/>
          <w:sz w:val="22"/>
          <w:lang w:eastAsia="ru-RU"/>
        </w:rPr>
        <w:t>в</w:t>
      </w:r>
      <w:r w:rsidR="003135B4" w:rsidRPr="00434767">
        <w:rPr>
          <w:rFonts w:ascii="Courier New" w:eastAsia="Times New Roman" w:hAnsi="Courier New" w:cs="Courier New"/>
          <w:b/>
          <w:bCs/>
          <w:color w:val="000000"/>
          <w:sz w:val="22"/>
          <w:lang w:val="en-US" w:eastAsia="ru-RU"/>
        </w:rPr>
        <w:t xml:space="preserve"> </w:t>
      </w:r>
      <w:r w:rsidR="003135B4">
        <w:rPr>
          <w:rFonts w:ascii="Courier New" w:eastAsia="Times New Roman" w:hAnsi="Courier New" w:cs="Courier New"/>
          <w:b/>
          <w:bCs/>
          <w:color w:val="000000"/>
          <w:sz w:val="22"/>
          <w:lang w:eastAsia="ru-RU"/>
        </w:rPr>
        <w:t>микросекундах</w:t>
      </w:r>
    </w:p>
    <w:p w14:paraId="3BD5A71D" w14:textId="77777777" w:rsidR="00112820" w:rsidRPr="00112820" w:rsidRDefault="00112820" w:rsidP="00112820">
      <w:pPr>
        <w:shd w:val="clear" w:color="auto" w:fill="FFFFFF"/>
        <w:spacing w:after="0" w:line="240" w:lineRule="auto"/>
        <w:ind w:firstLine="0"/>
        <w:rPr>
          <w:rFonts w:ascii="Arial" w:eastAsia="Times New Roman" w:hAnsi="Arial" w:cs="Arial"/>
          <w:color w:val="454545"/>
          <w:sz w:val="27"/>
          <w:szCs w:val="27"/>
          <w:lang w:val="en-US" w:eastAsia="ru-RU"/>
        </w:rPr>
      </w:pPr>
      <w:r w:rsidRPr="00112820">
        <w:rPr>
          <w:rFonts w:ascii="Courier New" w:eastAsia="Times New Roman" w:hAnsi="Courier New" w:cs="Courier New"/>
          <w:b/>
          <w:bCs/>
          <w:color w:val="000000"/>
          <w:sz w:val="22"/>
          <w:lang w:val="en-US" w:eastAsia="ru-RU"/>
        </w:rPr>
        <w:t>      </w:t>
      </w:r>
      <w:proofErr w:type="spellStart"/>
      <w:r w:rsidRPr="00112820">
        <w:rPr>
          <w:rFonts w:ascii="Courier New" w:eastAsia="Times New Roman" w:hAnsi="Courier New" w:cs="Courier New"/>
          <w:b/>
          <w:bCs/>
          <w:color w:val="000000"/>
          <w:sz w:val="22"/>
          <w:lang w:val="en-US" w:eastAsia="ru-RU"/>
        </w:rPr>
        <w:t>metal_gpio_set_pin</w:t>
      </w:r>
      <w:proofErr w:type="spellEnd"/>
      <w:r w:rsidRPr="00112820">
        <w:rPr>
          <w:rFonts w:ascii="Courier New" w:eastAsia="Times New Roman" w:hAnsi="Courier New" w:cs="Courier New"/>
          <w:b/>
          <w:bCs/>
          <w:color w:val="000000"/>
          <w:sz w:val="22"/>
          <w:lang w:val="en-US" w:eastAsia="ru-RU"/>
        </w:rPr>
        <w:t xml:space="preserve">(led0, 5, 1);  // </w:t>
      </w:r>
      <w:proofErr w:type="spellStart"/>
      <w:r w:rsidR="003135B4" w:rsidRPr="003135B4">
        <w:rPr>
          <w:rFonts w:ascii="Courier New" w:eastAsia="Times New Roman" w:hAnsi="Courier New" w:cs="Courier New"/>
          <w:b/>
          <w:bCs/>
          <w:color w:val="000000"/>
          <w:sz w:val="22"/>
          <w:lang w:val="en-US" w:eastAsia="ru-RU"/>
        </w:rPr>
        <w:t>Включите</w:t>
      </w:r>
      <w:proofErr w:type="spellEnd"/>
      <w:r w:rsidR="003135B4" w:rsidRPr="003135B4">
        <w:rPr>
          <w:rFonts w:ascii="Courier New" w:eastAsia="Times New Roman" w:hAnsi="Courier New" w:cs="Courier New"/>
          <w:b/>
          <w:bCs/>
          <w:color w:val="000000"/>
          <w:sz w:val="22"/>
          <w:lang w:val="en-US" w:eastAsia="ru-RU"/>
        </w:rPr>
        <w:t xml:space="preserve"> </w:t>
      </w:r>
      <w:proofErr w:type="spellStart"/>
      <w:r w:rsidR="003135B4" w:rsidRPr="003135B4">
        <w:rPr>
          <w:rFonts w:ascii="Courier New" w:eastAsia="Times New Roman" w:hAnsi="Courier New" w:cs="Courier New"/>
          <w:b/>
          <w:bCs/>
          <w:color w:val="000000"/>
          <w:sz w:val="22"/>
          <w:lang w:val="en-US" w:eastAsia="ru-RU"/>
        </w:rPr>
        <w:t>вывод</w:t>
      </w:r>
      <w:proofErr w:type="spellEnd"/>
    </w:p>
    <w:p w14:paraId="0E78DEFD"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delay</w:t>
      </w:r>
      <w:r w:rsidRPr="00434767">
        <w:rPr>
          <w:rFonts w:ascii="Courier New" w:eastAsia="Times New Roman" w:hAnsi="Courier New" w:cs="Courier New"/>
          <w:b/>
          <w:bCs/>
          <w:color w:val="000000"/>
          <w:sz w:val="22"/>
          <w:lang w:eastAsia="ru-RU"/>
        </w:rPr>
        <w:t>(500000);</w:t>
      </w:r>
    </w:p>
    <w:p w14:paraId="4E0F4ACE"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w:t>
      </w:r>
      <w:r w:rsidRPr="00434767">
        <w:rPr>
          <w:rFonts w:ascii="Courier New" w:eastAsia="Times New Roman" w:hAnsi="Courier New" w:cs="Courier New"/>
          <w:b/>
          <w:bCs/>
          <w:color w:val="000000"/>
          <w:sz w:val="22"/>
          <w:lang w:eastAsia="ru-RU"/>
        </w:rPr>
        <w:t>}</w:t>
      </w:r>
    </w:p>
    <w:p w14:paraId="3BB591D6"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112820">
        <w:rPr>
          <w:rFonts w:ascii="Courier New" w:eastAsia="Times New Roman" w:hAnsi="Courier New" w:cs="Courier New"/>
          <w:b/>
          <w:bCs/>
          <w:color w:val="000000"/>
          <w:sz w:val="22"/>
          <w:lang w:val="en-US" w:eastAsia="ru-RU"/>
        </w:rPr>
        <w:t>  return</w:t>
      </w:r>
      <w:r w:rsidRPr="00434767">
        <w:rPr>
          <w:rFonts w:ascii="Courier New" w:eastAsia="Times New Roman" w:hAnsi="Courier New" w:cs="Courier New"/>
          <w:b/>
          <w:bCs/>
          <w:color w:val="000000"/>
          <w:sz w:val="22"/>
          <w:lang w:eastAsia="ru-RU"/>
        </w:rPr>
        <w:t xml:space="preserve"> 0; // </w:t>
      </w:r>
      <w:r w:rsidR="003135B4" w:rsidRPr="00434767">
        <w:rPr>
          <w:rFonts w:ascii="Courier New" w:eastAsia="Times New Roman" w:hAnsi="Courier New" w:cs="Courier New"/>
          <w:b/>
          <w:bCs/>
          <w:color w:val="000000"/>
          <w:sz w:val="22"/>
          <w:lang w:eastAsia="ru-RU"/>
        </w:rPr>
        <w:t>недостижимый код</w:t>
      </w:r>
    </w:p>
    <w:p w14:paraId="3FA87FC8" w14:textId="77777777" w:rsidR="00112820" w:rsidRPr="00434767" w:rsidRDefault="00112820" w:rsidP="00112820">
      <w:pPr>
        <w:shd w:val="clear" w:color="auto" w:fill="FFFFFF"/>
        <w:spacing w:after="0" w:line="240" w:lineRule="auto"/>
        <w:ind w:firstLine="0"/>
        <w:rPr>
          <w:rFonts w:ascii="Arial" w:eastAsia="Times New Roman" w:hAnsi="Arial" w:cs="Arial"/>
          <w:color w:val="454545"/>
          <w:sz w:val="27"/>
          <w:szCs w:val="27"/>
          <w:lang w:eastAsia="ru-RU"/>
        </w:rPr>
      </w:pPr>
      <w:r w:rsidRPr="00434767">
        <w:rPr>
          <w:rFonts w:ascii="Courier New" w:eastAsia="Times New Roman" w:hAnsi="Courier New" w:cs="Courier New"/>
          <w:b/>
          <w:bCs/>
          <w:color w:val="000000"/>
          <w:sz w:val="22"/>
          <w:lang w:eastAsia="ru-RU"/>
        </w:rPr>
        <w:t>}</w:t>
      </w:r>
    </w:p>
    <w:p w14:paraId="3E3AE89C" w14:textId="77777777" w:rsidR="003135B4" w:rsidRPr="003135B4" w:rsidRDefault="003135B4" w:rsidP="003135B4">
      <w:pPr>
        <w:pStyle w:val="Heading1"/>
      </w:pPr>
      <w:bookmarkStart w:id="17" w:name="_Toc151298757"/>
      <w:r w:rsidRPr="003135B4">
        <w:t xml:space="preserve">Создание приложения </w:t>
      </w:r>
      <w:r w:rsidRPr="003135B4">
        <w:rPr>
          <w:lang w:val="en-US"/>
        </w:rPr>
        <w:t>Blinky</w:t>
      </w:r>
      <w:bookmarkEnd w:id="17"/>
    </w:p>
    <w:p w14:paraId="74FA710D" w14:textId="77777777" w:rsidR="003135B4" w:rsidRDefault="003135B4" w:rsidP="00112820">
      <w:r w:rsidRPr="003135B4">
        <w:t>Теперь скомпилируйте код и запустите его на своей плате. Помните, что у вас есть два варианта для этого:</w:t>
      </w:r>
    </w:p>
    <w:p w14:paraId="46CFEB65" w14:textId="77777777" w:rsidR="00112820" w:rsidRPr="003135B4" w:rsidRDefault="003135B4" w:rsidP="00112820">
      <w:r>
        <w:t>Вариант</w:t>
      </w:r>
      <w:r w:rsidRPr="003135B4">
        <w:t xml:space="preserve"> </w:t>
      </w:r>
      <w:r>
        <w:t>А</w:t>
      </w:r>
      <w:r w:rsidR="00112820" w:rsidRPr="003135B4">
        <w:t>:</w:t>
      </w:r>
      <w:r w:rsidR="00112820" w:rsidRPr="00112820">
        <w:rPr>
          <w:lang w:val="en-US"/>
        </w:rPr>
        <w:t> </w:t>
      </w:r>
      <w:r w:rsidRPr="003135B4">
        <w:t>Отладьте свою программу</w:t>
      </w:r>
    </w:p>
    <w:p w14:paraId="31865C48" w14:textId="77777777" w:rsidR="003135B4" w:rsidRPr="00434767" w:rsidRDefault="003135B4" w:rsidP="003135B4">
      <w:r w:rsidRPr="003135B4">
        <w:t xml:space="preserve">Подключите плату к </w:t>
      </w:r>
      <w:r w:rsidRPr="003135B4">
        <w:rPr>
          <w:lang w:val="en-US"/>
        </w:rPr>
        <w:t>USB</w:t>
      </w:r>
      <w:r w:rsidRPr="003135B4">
        <w:t xml:space="preserve">-порту, нажмите кнопку </w:t>
      </w:r>
      <w:r w:rsidRPr="003135B4">
        <w:rPr>
          <w:b/>
        </w:rPr>
        <w:t>отладки</w:t>
      </w:r>
      <w:r w:rsidRPr="003135B4">
        <w:t xml:space="preserve"> и нажмите кнопку </w:t>
      </w:r>
      <w:r w:rsidRPr="003135B4">
        <w:rPr>
          <w:b/>
        </w:rPr>
        <w:t>возобновления</w:t>
      </w:r>
      <w:r w:rsidRPr="003135B4">
        <w:t xml:space="preserve">, крайнюю </w:t>
      </w:r>
      <w:r w:rsidRPr="00434767">
        <w:t>здесь слева:</w:t>
      </w:r>
    </w:p>
    <w:p w14:paraId="0A8F00CA" w14:textId="77777777" w:rsidR="003135B4" w:rsidRPr="00434767" w:rsidRDefault="00112820" w:rsidP="003135B4">
      <w:pPr>
        <w:jc w:val="center"/>
        <w:rPr>
          <w:rStyle w:val="Strong"/>
          <w:rFonts w:ascii="Arial" w:hAnsi="Arial" w:cs="Arial"/>
          <w:color w:val="454545"/>
          <w:sz w:val="27"/>
          <w:szCs w:val="27"/>
        </w:rPr>
      </w:pPr>
      <w:r>
        <w:rPr>
          <w:noProof/>
          <w:lang w:eastAsia="ru-RU"/>
        </w:rPr>
        <w:drawing>
          <wp:inline distT="0" distB="0" distL="0" distR="0" wp14:anchorId="3A89BC90" wp14:editId="5113BF65">
            <wp:extent cx="2857500" cy="388620"/>
            <wp:effectExtent l="0" t="0" r="0" b="0"/>
            <wp:docPr id="48" name="Рисунок 48" descr="Code execution buttons including Res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e execution buttons including Resu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388620"/>
                    </a:xfrm>
                    <a:prstGeom prst="rect">
                      <a:avLst/>
                    </a:prstGeom>
                    <a:noFill/>
                    <a:ln>
                      <a:noFill/>
                    </a:ln>
                  </pic:spPr>
                </pic:pic>
              </a:graphicData>
            </a:graphic>
          </wp:inline>
        </w:drawing>
      </w:r>
      <w:r w:rsidRPr="00434767">
        <w:br/>
      </w:r>
      <w:r w:rsidR="003135B4" w:rsidRPr="00434767">
        <w:rPr>
          <w:rStyle w:val="Strong"/>
          <w:rFonts w:ascii="Arial" w:hAnsi="Arial" w:cs="Arial"/>
          <w:color w:val="454545"/>
          <w:sz w:val="27"/>
          <w:szCs w:val="27"/>
        </w:rPr>
        <w:t>Кнопки выполнения кода</w:t>
      </w:r>
    </w:p>
    <w:p w14:paraId="2B1DF590" w14:textId="77777777" w:rsidR="003135B4" w:rsidRPr="003135B4" w:rsidRDefault="003135B4" w:rsidP="00112820">
      <w:r w:rsidRPr="003135B4">
        <w:t>Не забудьте завершить и</w:t>
      </w:r>
      <w:r>
        <w:t xml:space="preserve"> очистить</w:t>
      </w:r>
      <w:r w:rsidRPr="003135B4">
        <w:t xml:space="preserve"> процесс отладки, прежде чем вернуться к редактированию или попытке повторного запуска вашего кода.</w:t>
      </w:r>
    </w:p>
    <w:p w14:paraId="37626749" w14:textId="77777777" w:rsidR="003135B4" w:rsidRDefault="003135B4" w:rsidP="00112820">
      <w:r w:rsidRPr="003135B4">
        <w:t xml:space="preserve">Если ваша конфигурация отладки недоступна, выберите ее, нажав на стрелку раскрывающегося списка кнопки </w:t>
      </w:r>
      <w:r w:rsidRPr="003135B4">
        <w:rPr>
          <w:b/>
        </w:rPr>
        <w:t>Отладки</w:t>
      </w:r>
      <w:r w:rsidRPr="003135B4">
        <w:t xml:space="preserve">, а затем выполните </w:t>
      </w:r>
      <w:r w:rsidRPr="003135B4">
        <w:rPr>
          <w:b/>
        </w:rPr>
        <w:t>отладку конфигураций</w:t>
      </w:r>
      <w:r w:rsidRPr="003135B4">
        <w:t>…</w:t>
      </w:r>
    </w:p>
    <w:p w14:paraId="55212A6B" w14:textId="77777777" w:rsidR="003135B4" w:rsidRPr="003135B4" w:rsidRDefault="003135B4" w:rsidP="00112820">
      <w:r>
        <w:t>Вариант</w:t>
      </w:r>
      <w:r w:rsidR="00112820" w:rsidRPr="003135B4">
        <w:t xml:space="preserve"> </w:t>
      </w:r>
      <w:r w:rsidRPr="003135B4">
        <w:t>Б</w:t>
      </w:r>
      <w:r w:rsidR="00112820" w:rsidRPr="003135B4">
        <w:t xml:space="preserve">: </w:t>
      </w:r>
      <w:r w:rsidRPr="003135B4">
        <w:t>Загрузите программу на свою плату</w:t>
      </w:r>
    </w:p>
    <w:p w14:paraId="74652EF9" w14:textId="46B8E8C8" w:rsidR="003135B4" w:rsidRDefault="003135B4" w:rsidP="00112820">
      <w:r w:rsidRPr="003135B4">
        <w:t xml:space="preserve">Подключите плату к </w:t>
      </w:r>
      <w:r w:rsidRPr="003135B4">
        <w:rPr>
          <w:lang w:val="en-US"/>
        </w:rPr>
        <w:t>USB</w:t>
      </w:r>
      <w:r w:rsidRPr="003135B4">
        <w:t xml:space="preserve">-порту и нажмите кнопку сборки (молоток). Как только приложение будет создано, извлеките </w:t>
      </w:r>
      <w:r w:rsidRPr="003135B4">
        <w:rPr>
          <w:lang w:val="en-US"/>
        </w:rPr>
        <w:t>hex</w:t>
      </w:r>
      <w:r w:rsidRPr="003135B4">
        <w:t>-файл и скопируйте его на внешний диск вашей платы. Наконец, нажмите кнопку сброса на вашей плате. Если все пройдет хорошо, вы увидите, что светодиод мигает 1 раз в секунду (это частота 1 Гц).</w:t>
      </w:r>
    </w:p>
    <w:p w14:paraId="68C7FA12" w14:textId="77777777" w:rsidR="00D619B1" w:rsidRDefault="003135B4" w:rsidP="00D619B1">
      <w:pPr>
        <w:rPr>
          <w:b/>
        </w:rPr>
      </w:pPr>
      <w:r w:rsidRPr="003135B4">
        <w:t>В противном случае, если вы получите какие-либо ошибки компилятора или компоновщика, сделайте все возможное, чтобы обнаружить любые синтаксические или логические ошибки с вашей стороны, исправьте код и повторите попытку.</w:t>
      </w:r>
    </w:p>
    <w:p w14:paraId="5AD168DE" w14:textId="77777777" w:rsidR="00CD290F" w:rsidRPr="003135B4" w:rsidRDefault="00CD290F" w:rsidP="00CD290F">
      <w:pPr>
        <w:pStyle w:val="Heading2"/>
      </w:pPr>
      <w:bookmarkStart w:id="18" w:name="_Toc151298758"/>
      <w:proofErr w:type="spellStart"/>
      <w:r>
        <w:lastRenderedPageBreak/>
        <w:t>Blinky</w:t>
      </w:r>
      <w:proofErr w:type="spellEnd"/>
      <w:r>
        <w:t xml:space="preserve"> </w:t>
      </w:r>
      <w:r w:rsidR="00D619B1">
        <w:t xml:space="preserve">Демо </w:t>
      </w:r>
      <w:r w:rsidRPr="003135B4">
        <w:t>(</w:t>
      </w:r>
      <w:r w:rsidR="00D619B1" w:rsidRPr="00D619B1">
        <w:t>Видео</w:t>
      </w:r>
      <w:r w:rsidRPr="003135B4">
        <w:t>)</w:t>
      </w:r>
      <w:bookmarkEnd w:id="18"/>
    </w:p>
    <w:p w14:paraId="2EB0EECE" w14:textId="663A6F1C" w:rsidR="00D619B1" w:rsidRPr="00C064E2" w:rsidRDefault="00CD290F" w:rsidP="00D619B1">
      <w:pPr>
        <w:rPr>
          <w:lang w:eastAsia="ru-RU"/>
        </w:rPr>
      </w:pPr>
      <w:r w:rsidRPr="00D619B1">
        <w:rPr>
          <w:lang w:eastAsia="ru-RU"/>
        </w:rPr>
        <w:t>[</w:t>
      </w:r>
      <w:r w:rsidRPr="00CD290F">
        <w:rPr>
          <w:lang w:val="en" w:eastAsia="ru-RU"/>
        </w:rPr>
        <w:t>Eduardo</w:t>
      </w:r>
      <w:r w:rsidRPr="00D619B1">
        <w:rPr>
          <w:lang w:eastAsia="ru-RU"/>
        </w:rPr>
        <w:t xml:space="preserve"> </w:t>
      </w:r>
      <w:proofErr w:type="spellStart"/>
      <w:r w:rsidRPr="00CD290F">
        <w:rPr>
          <w:lang w:val="en" w:eastAsia="ru-RU"/>
        </w:rPr>
        <w:t>Corpe</w:t>
      </w:r>
      <w:proofErr w:type="spellEnd"/>
      <w:r w:rsidRPr="00D619B1">
        <w:rPr>
          <w:lang w:eastAsia="ru-RU"/>
        </w:rPr>
        <w:t>ñ</w:t>
      </w:r>
      <w:r w:rsidRPr="00CD290F">
        <w:rPr>
          <w:lang w:val="en" w:eastAsia="ru-RU"/>
        </w:rPr>
        <w:t>o</w:t>
      </w:r>
      <w:r w:rsidRPr="00D619B1">
        <w:rPr>
          <w:lang w:eastAsia="ru-RU"/>
        </w:rPr>
        <w:t xml:space="preserve">] </w:t>
      </w:r>
      <w:r w:rsidR="00D619B1" w:rsidRPr="00D619B1">
        <w:rPr>
          <w:lang w:eastAsia="ru-RU"/>
        </w:rPr>
        <w:t xml:space="preserve">Итак, давайте посмотрим, как это работает. Здесь у нас есть проект в </w:t>
      </w:r>
      <w:r w:rsidR="00D619B1" w:rsidRPr="00D619B1">
        <w:rPr>
          <w:lang w:val="en" w:eastAsia="ru-RU"/>
        </w:rPr>
        <w:t>Freedom</w:t>
      </w:r>
      <w:r w:rsidR="00D619B1" w:rsidRPr="00D619B1">
        <w:rPr>
          <w:lang w:eastAsia="ru-RU"/>
        </w:rPr>
        <w:t xml:space="preserve"> </w:t>
      </w:r>
      <w:r w:rsidR="00D619B1" w:rsidRPr="00D619B1">
        <w:rPr>
          <w:lang w:val="en" w:eastAsia="ru-RU"/>
        </w:rPr>
        <w:t>Studio</w:t>
      </w:r>
      <w:r w:rsidR="00D619B1" w:rsidRPr="00D619B1">
        <w:rPr>
          <w:lang w:eastAsia="ru-RU"/>
        </w:rPr>
        <w:t xml:space="preserve">, и я нажму на кнопку отладки. Обратите внимание на всплывающую подсказку, которая гласит: </w:t>
      </w:r>
      <w:r w:rsidR="00D619B1" w:rsidRPr="00D619B1">
        <w:rPr>
          <w:lang w:val="en" w:eastAsia="ru-RU"/>
        </w:rPr>
        <w:t>Debug</w:t>
      </w:r>
      <w:r w:rsidR="00D619B1" w:rsidRPr="00D619B1">
        <w:rPr>
          <w:lang w:eastAsia="ru-RU"/>
        </w:rPr>
        <w:t xml:space="preserve"> </w:t>
      </w:r>
      <w:r w:rsidR="00D619B1" w:rsidRPr="00D619B1">
        <w:rPr>
          <w:lang w:val="en" w:eastAsia="ru-RU"/>
        </w:rPr>
        <w:t>Blinky</w:t>
      </w:r>
      <w:r w:rsidR="00D619B1" w:rsidRPr="00D619B1">
        <w:rPr>
          <w:lang w:eastAsia="ru-RU"/>
        </w:rPr>
        <w:t xml:space="preserve">. А теперь я начну выполнение, нажав кнопку Возобновить. И обратите внимание, как мигает синий светодиод с частотой, по-видимому, в один герц. </w:t>
      </w:r>
      <w:r w:rsidR="00D619B1" w:rsidRPr="00C064E2">
        <w:rPr>
          <w:lang w:eastAsia="ru-RU"/>
        </w:rPr>
        <w:t>Вот оно</w:t>
      </w:r>
      <w:r w:rsidR="006B4068">
        <w:rPr>
          <w:lang w:eastAsia="ru-RU"/>
        </w:rPr>
        <w:t>, оно работает.</w:t>
      </w:r>
    </w:p>
    <w:p w14:paraId="54C62CBA" w14:textId="77777777" w:rsidR="00CD290F" w:rsidRPr="00434767" w:rsidRDefault="00434767" w:rsidP="00D619B1">
      <w:pPr>
        <w:pStyle w:val="Heading2"/>
        <w:rPr>
          <w:sz w:val="48"/>
        </w:rPr>
      </w:pPr>
      <w:bookmarkStart w:id="19" w:name="_Toc151298759"/>
      <w:r w:rsidRPr="00434767">
        <w:t xml:space="preserve">Доступ к объявлениям функций в </w:t>
      </w:r>
      <w:r w:rsidRPr="00434767">
        <w:rPr>
          <w:lang w:val="en-US"/>
        </w:rPr>
        <w:t>Freedom</w:t>
      </w:r>
      <w:r w:rsidRPr="00434767">
        <w:t xml:space="preserve"> </w:t>
      </w:r>
      <w:r w:rsidRPr="00434767">
        <w:rPr>
          <w:lang w:val="en-US"/>
        </w:rPr>
        <w:t>Studio</w:t>
      </w:r>
      <w:bookmarkEnd w:id="19"/>
    </w:p>
    <w:p w14:paraId="51AEB7E2" w14:textId="77777777" w:rsidR="00434767" w:rsidRPr="00C064E2" w:rsidRDefault="00434767" w:rsidP="00CD290F">
      <w:pPr>
        <w:rPr>
          <w:lang w:eastAsia="ru-RU"/>
        </w:rPr>
      </w:pPr>
      <w:r w:rsidRPr="00434767">
        <w:rPr>
          <w:lang w:eastAsia="ru-RU"/>
        </w:rPr>
        <w:t xml:space="preserve">Отлично! У нас есть работающая мигалка. Но откуда взялись эти функции? Ну, очевидно из включенных файлов </w:t>
      </w:r>
      <w:proofErr w:type="spellStart"/>
      <w:r w:rsidRPr="00434767">
        <w:rPr>
          <w:lang w:val="en-US" w:eastAsia="ru-RU"/>
        </w:rPr>
        <w:t>stdio</w:t>
      </w:r>
      <w:proofErr w:type="spellEnd"/>
      <w:r w:rsidRPr="00434767">
        <w:rPr>
          <w:lang w:eastAsia="ru-RU"/>
        </w:rPr>
        <w:t>.</w:t>
      </w:r>
      <w:r w:rsidRPr="00434767">
        <w:rPr>
          <w:lang w:val="en-US" w:eastAsia="ru-RU"/>
        </w:rPr>
        <w:t>h</w:t>
      </w:r>
      <w:r w:rsidRPr="00434767">
        <w:rPr>
          <w:lang w:eastAsia="ru-RU"/>
        </w:rPr>
        <w:t xml:space="preserve">, </w:t>
      </w:r>
      <w:r w:rsidRPr="00434767">
        <w:rPr>
          <w:lang w:val="en-US" w:eastAsia="ru-RU"/>
        </w:rPr>
        <w:t>time</w:t>
      </w:r>
      <w:r w:rsidRPr="00434767">
        <w:rPr>
          <w:lang w:eastAsia="ru-RU"/>
        </w:rPr>
        <w:t>.</w:t>
      </w:r>
      <w:r w:rsidRPr="00434767">
        <w:rPr>
          <w:lang w:val="en-US" w:eastAsia="ru-RU"/>
        </w:rPr>
        <w:t>h</w:t>
      </w:r>
      <w:r w:rsidRPr="00434767">
        <w:rPr>
          <w:lang w:eastAsia="ru-RU"/>
        </w:rPr>
        <w:t xml:space="preserve"> и </w:t>
      </w:r>
      <w:r w:rsidRPr="00434767">
        <w:rPr>
          <w:lang w:val="en-US" w:eastAsia="ru-RU"/>
        </w:rPr>
        <w:t>metal</w:t>
      </w:r>
      <w:r w:rsidRPr="00434767">
        <w:rPr>
          <w:lang w:eastAsia="ru-RU"/>
        </w:rPr>
        <w:t>/</w:t>
      </w:r>
      <w:proofErr w:type="spellStart"/>
      <w:r w:rsidRPr="00434767">
        <w:rPr>
          <w:lang w:val="en-US" w:eastAsia="ru-RU"/>
        </w:rPr>
        <w:t>gpio</w:t>
      </w:r>
      <w:proofErr w:type="spellEnd"/>
      <w:r w:rsidRPr="00434767">
        <w:rPr>
          <w:lang w:eastAsia="ru-RU"/>
        </w:rPr>
        <w:t>.</w:t>
      </w:r>
      <w:r w:rsidRPr="00434767">
        <w:rPr>
          <w:lang w:val="en-US" w:eastAsia="ru-RU"/>
        </w:rPr>
        <w:t>h</w:t>
      </w:r>
      <w:r w:rsidRPr="00434767">
        <w:rPr>
          <w:lang w:eastAsia="ru-RU"/>
        </w:rPr>
        <w:t xml:space="preserve">, конечно. </w:t>
      </w:r>
      <w:r w:rsidRPr="00C064E2">
        <w:rPr>
          <w:lang w:eastAsia="ru-RU"/>
        </w:rPr>
        <w:t>Но где находятся эти файлы?</w:t>
      </w:r>
    </w:p>
    <w:p w14:paraId="36D12A8D" w14:textId="77777777" w:rsidR="00434767" w:rsidRDefault="00434767" w:rsidP="00CD290F">
      <w:pPr>
        <w:rPr>
          <w:lang w:eastAsia="ru-RU"/>
        </w:rPr>
      </w:pPr>
      <w:r w:rsidRPr="00434767">
        <w:rPr>
          <w:lang w:eastAsia="ru-RU"/>
        </w:rPr>
        <w:t>Если вы перейдете в окно исходного кода и щелкните правой кнопкой мыши на любом имени, макросе или функции, у вас есть возможность получить доступ к исходному файлу, в котором он объявлен или определен.</w:t>
      </w:r>
    </w:p>
    <w:p w14:paraId="115A27B6" w14:textId="77777777" w:rsidR="00CD290F" w:rsidRPr="00434767" w:rsidRDefault="00434767" w:rsidP="00CD290F">
      <w:pPr>
        <w:rPr>
          <w:lang w:eastAsia="ru-RU"/>
        </w:rPr>
      </w:pPr>
      <w:r>
        <w:rPr>
          <w:lang w:eastAsia="ru-RU"/>
        </w:rPr>
        <w:t>Помните:</w:t>
      </w:r>
    </w:p>
    <w:p w14:paraId="4AB22558" w14:textId="77777777" w:rsidR="00434767" w:rsidRDefault="00434767" w:rsidP="00434767">
      <w:pPr>
        <w:rPr>
          <w:lang w:eastAsia="ru-RU"/>
        </w:rPr>
      </w:pPr>
      <w:r w:rsidRPr="00434767">
        <w:rPr>
          <w:b/>
          <w:i/>
          <w:lang w:eastAsia="ru-RU"/>
        </w:rPr>
        <w:t>Объявления функций</w:t>
      </w:r>
      <w:r w:rsidRPr="00434767">
        <w:rPr>
          <w:lang w:eastAsia="ru-RU"/>
        </w:rPr>
        <w:t xml:space="preserve"> являются их прототипами, которые содержат информацию о типе их возвращаемого значения и параметрах.</w:t>
      </w:r>
    </w:p>
    <w:p w14:paraId="2F4F6B99" w14:textId="77777777" w:rsidR="00434767" w:rsidRPr="00C064E2" w:rsidRDefault="00434767" w:rsidP="00434767">
      <w:pPr>
        <w:rPr>
          <w:lang w:eastAsia="ru-RU"/>
        </w:rPr>
      </w:pPr>
      <w:r w:rsidRPr="00C064E2">
        <w:rPr>
          <w:b/>
          <w:i/>
          <w:lang w:eastAsia="ru-RU"/>
        </w:rPr>
        <w:t>Определения функций</w:t>
      </w:r>
      <w:r w:rsidRPr="00C064E2">
        <w:rPr>
          <w:lang w:eastAsia="ru-RU"/>
        </w:rPr>
        <w:t xml:space="preserve"> - это их реализации с точными строками кода на языке Си, которые описывают их работу.</w:t>
      </w:r>
    </w:p>
    <w:p w14:paraId="14DFA321" w14:textId="35361596" w:rsidR="00434767" w:rsidRDefault="00331DFF" w:rsidP="00CD290F">
      <w:pPr>
        <w:rPr>
          <w:lang w:eastAsia="ru-RU"/>
        </w:rPr>
      </w:pPr>
      <w:r>
        <w:rPr>
          <w:lang w:eastAsia="ru-RU"/>
        </w:rPr>
        <w:t>Н</w:t>
      </w:r>
      <w:r w:rsidR="00434767" w:rsidRPr="00434767">
        <w:rPr>
          <w:lang w:eastAsia="ru-RU"/>
        </w:rPr>
        <w:t xml:space="preserve">екоторые </w:t>
      </w:r>
      <w:r w:rsidR="00434767" w:rsidRPr="00434767">
        <w:rPr>
          <w:lang w:val="en-US" w:eastAsia="ru-RU"/>
        </w:rPr>
        <w:t>IDE</w:t>
      </w:r>
      <w:r w:rsidR="00434767" w:rsidRPr="00434767">
        <w:rPr>
          <w:lang w:eastAsia="ru-RU"/>
        </w:rPr>
        <w:t xml:space="preserve"> проводят различие между объявлениями и определениями, в то время как другие этого не делают. В </w:t>
      </w:r>
      <w:r w:rsidR="00434767" w:rsidRPr="00434767">
        <w:rPr>
          <w:lang w:val="en-US" w:eastAsia="ru-RU"/>
        </w:rPr>
        <w:t>Freedom</w:t>
      </w:r>
      <w:r w:rsidR="00434767" w:rsidRPr="00434767">
        <w:rPr>
          <w:lang w:eastAsia="ru-RU"/>
        </w:rPr>
        <w:t xml:space="preserve"> </w:t>
      </w:r>
      <w:r w:rsidR="00434767" w:rsidRPr="00434767">
        <w:rPr>
          <w:lang w:val="en-US" w:eastAsia="ru-RU"/>
        </w:rPr>
        <w:t>Studio</w:t>
      </w:r>
      <w:r w:rsidR="00434767" w:rsidRPr="00434767">
        <w:rPr>
          <w:lang w:eastAsia="ru-RU"/>
        </w:rPr>
        <w:t xml:space="preserve"> </w:t>
      </w:r>
      <w:r>
        <w:rPr>
          <w:lang w:eastAsia="ru-RU"/>
        </w:rPr>
        <w:t xml:space="preserve">можно увидеть только </w:t>
      </w:r>
      <w:r w:rsidR="00434767" w:rsidRPr="00434767">
        <w:rPr>
          <w:lang w:eastAsia="ru-RU"/>
        </w:rPr>
        <w:t xml:space="preserve">определения функций с помощью опции контекстного меню </w:t>
      </w:r>
      <w:r w:rsidR="00434767" w:rsidRPr="00434767">
        <w:rPr>
          <w:b/>
          <w:lang w:val="en-US" w:eastAsia="ru-RU"/>
        </w:rPr>
        <w:t>Open</w:t>
      </w:r>
      <w:r w:rsidR="00434767" w:rsidRPr="00434767">
        <w:rPr>
          <w:b/>
          <w:lang w:eastAsia="ru-RU"/>
        </w:rPr>
        <w:t xml:space="preserve"> </w:t>
      </w:r>
      <w:r w:rsidR="00434767" w:rsidRPr="00434767">
        <w:rPr>
          <w:b/>
          <w:lang w:val="en-US" w:eastAsia="ru-RU"/>
        </w:rPr>
        <w:t>Declaration</w:t>
      </w:r>
      <w:r w:rsidR="00434767" w:rsidRPr="00434767">
        <w:rPr>
          <w:lang w:eastAsia="ru-RU"/>
        </w:rPr>
        <w:t>. Пожалуйста, примите во внимание тот факт, что термины "</w:t>
      </w:r>
      <w:r w:rsidR="00434767" w:rsidRPr="00434767">
        <w:rPr>
          <w:b/>
          <w:lang w:eastAsia="ru-RU"/>
        </w:rPr>
        <w:t>определение</w:t>
      </w:r>
      <w:r w:rsidR="00434767" w:rsidRPr="00434767">
        <w:rPr>
          <w:lang w:eastAsia="ru-RU"/>
        </w:rPr>
        <w:t xml:space="preserve">" и </w:t>
      </w:r>
      <w:r w:rsidR="00434767" w:rsidRPr="00434767">
        <w:rPr>
          <w:b/>
          <w:lang w:eastAsia="ru-RU"/>
        </w:rPr>
        <w:t>"объявление"</w:t>
      </w:r>
      <w:r w:rsidR="00434767" w:rsidRPr="00434767">
        <w:rPr>
          <w:lang w:eastAsia="ru-RU"/>
        </w:rPr>
        <w:t xml:space="preserve"> используются взаимозаменяемо.</w:t>
      </w:r>
    </w:p>
    <w:p w14:paraId="6281D498" w14:textId="77777777" w:rsidR="00CD290F" w:rsidRPr="00434767" w:rsidRDefault="00434767" w:rsidP="00CD290F">
      <w:pPr>
        <w:rPr>
          <w:lang w:eastAsia="ru-RU"/>
        </w:rPr>
      </w:pPr>
      <w:r w:rsidRPr="00434767">
        <w:rPr>
          <w:lang w:eastAsia="ru-RU"/>
        </w:rPr>
        <w:t xml:space="preserve">Вы можете развернуть любой раздел, дважды щелкнув по любой из его вкладок. Продолжайте и дважды щелкните на </w:t>
      </w:r>
      <w:r w:rsidRPr="00434767">
        <w:rPr>
          <w:lang w:val="en-US" w:eastAsia="ru-RU"/>
        </w:rPr>
        <w:t>hello</w:t>
      </w:r>
      <w:r w:rsidRPr="00434767">
        <w:rPr>
          <w:lang w:eastAsia="ru-RU"/>
        </w:rPr>
        <w:t>.</w:t>
      </w:r>
      <w:r w:rsidRPr="00434767">
        <w:rPr>
          <w:lang w:val="en-US" w:eastAsia="ru-RU"/>
        </w:rPr>
        <w:t>c</w:t>
      </w:r>
      <w:r w:rsidRPr="00434767">
        <w:rPr>
          <w:lang w:eastAsia="ru-RU"/>
        </w:rPr>
        <w:t>, чтобы развернуть исходный раздел. Чтобы восстановить его обратно, дважды щелкните на любой вкладке еще раз.</w:t>
      </w:r>
      <w:r w:rsidR="00CD290F" w:rsidRPr="00CD290F">
        <w:rPr>
          <w:rFonts w:ascii="inherit" w:hAnsi="inherit"/>
          <w:lang w:val="en-US" w:eastAsia="ru-RU"/>
        </w:rPr>
        <w:t> </w:t>
      </w:r>
    </w:p>
    <w:p w14:paraId="29C5C07C" w14:textId="77777777" w:rsidR="00CD290F" w:rsidRPr="00434767" w:rsidRDefault="00CD290F" w:rsidP="00434767">
      <w:pPr>
        <w:jc w:val="center"/>
        <w:rPr>
          <w:lang w:eastAsia="ru-RU"/>
        </w:rPr>
      </w:pPr>
      <w:r w:rsidRPr="00CD290F">
        <w:rPr>
          <w:noProof/>
          <w:lang w:eastAsia="ru-RU"/>
        </w:rPr>
        <w:lastRenderedPageBreak/>
        <w:drawing>
          <wp:inline distT="0" distB="0" distL="0" distR="0" wp14:anchorId="7DA272C9" wp14:editId="5C1A74D7">
            <wp:extent cx="5440680" cy="2125492"/>
            <wp:effectExtent l="0" t="0" r="7620" b="8255"/>
            <wp:docPr id="51" name="Рисунок 51" descr="Maximizing the C source view by double-clicking on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ximizing the C source view by double-clicking on the file na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2324" cy="2133948"/>
                    </a:xfrm>
                    <a:prstGeom prst="rect">
                      <a:avLst/>
                    </a:prstGeom>
                    <a:noFill/>
                    <a:ln>
                      <a:noFill/>
                    </a:ln>
                  </pic:spPr>
                </pic:pic>
              </a:graphicData>
            </a:graphic>
          </wp:inline>
        </w:drawing>
      </w:r>
      <w:r w:rsidRPr="00434767">
        <w:rPr>
          <w:lang w:eastAsia="ru-RU"/>
        </w:rPr>
        <w:br/>
      </w:r>
      <w:r w:rsidR="00434767" w:rsidRPr="00434767">
        <w:rPr>
          <w:b/>
          <w:bCs/>
          <w:lang w:eastAsia="ru-RU"/>
        </w:rPr>
        <w:t>Разверните исходный код на языке Си, дважды щелкнув по имени файла</w:t>
      </w:r>
      <w:r w:rsidRPr="00CD290F">
        <w:rPr>
          <w:rFonts w:ascii="inherit" w:hAnsi="inherit"/>
          <w:lang w:val="en-US" w:eastAsia="ru-RU"/>
        </w:rPr>
        <w:t> </w:t>
      </w:r>
    </w:p>
    <w:p w14:paraId="227612CA" w14:textId="77777777" w:rsidR="00CD290F" w:rsidRPr="00434767" w:rsidRDefault="00434767" w:rsidP="00CD290F">
      <w:pPr>
        <w:rPr>
          <w:lang w:eastAsia="ru-RU"/>
        </w:rPr>
      </w:pPr>
      <w:r w:rsidRPr="00434767">
        <w:rPr>
          <w:lang w:eastAsia="ru-RU"/>
        </w:rPr>
        <w:t xml:space="preserve">Теперь прокрутите вниз около строки 46 и наведите указатель мыши (не щелкайте) на любой символ в имени функции </w:t>
      </w:r>
      <w:r w:rsidRPr="00434767">
        <w:rPr>
          <w:lang w:val="en-US" w:eastAsia="ru-RU"/>
        </w:rPr>
        <w:t>metal</w:t>
      </w:r>
      <w:r w:rsidRPr="00434767">
        <w:rPr>
          <w:lang w:eastAsia="ru-RU"/>
        </w:rPr>
        <w:t>_</w:t>
      </w:r>
      <w:proofErr w:type="spellStart"/>
      <w:r w:rsidRPr="00434767">
        <w:rPr>
          <w:lang w:val="en-US" w:eastAsia="ru-RU"/>
        </w:rPr>
        <w:t>gpio</w:t>
      </w:r>
      <w:proofErr w:type="spellEnd"/>
      <w:r w:rsidRPr="00434767">
        <w:rPr>
          <w:lang w:eastAsia="ru-RU"/>
        </w:rPr>
        <w:t>_</w:t>
      </w:r>
      <w:r w:rsidRPr="00434767">
        <w:rPr>
          <w:lang w:val="en-US" w:eastAsia="ru-RU"/>
        </w:rPr>
        <w:t>get</w:t>
      </w:r>
      <w:r w:rsidRPr="00434767">
        <w:rPr>
          <w:lang w:eastAsia="ru-RU"/>
        </w:rPr>
        <w:t>_</w:t>
      </w:r>
      <w:r w:rsidRPr="00434767">
        <w:rPr>
          <w:lang w:val="en-US" w:eastAsia="ru-RU"/>
        </w:rPr>
        <w:t>device</w:t>
      </w:r>
      <w:r w:rsidRPr="00434767">
        <w:rPr>
          <w:lang w:eastAsia="ru-RU"/>
        </w:rPr>
        <w:t xml:space="preserve">(). Вы увидите приятную функцию </w:t>
      </w:r>
      <w:r w:rsidRPr="00434767">
        <w:rPr>
          <w:lang w:val="en-US" w:eastAsia="ru-RU"/>
        </w:rPr>
        <w:t>eclipse</w:t>
      </w:r>
      <w:r w:rsidRPr="00434767">
        <w:rPr>
          <w:lang w:eastAsia="ru-RU"/>
        </w:rPr>
        <w:t xml:space="preserve"> под названием </w:t>
      </w:r>
      <w:r w:rsidRPr="00434767">
        <w:rPr>
          <w:b/>
          <w:i/>
          <w:lang w:val="en-US" w:eastAsia="ru-RU"/>
        </w:rPr>
        <w:t>hover</w:t>
      </w:r>
      <w:r w:rsidRPr="00434767">
        <w:rPr>
          <w:lang w:eastAsia="ru-RU"/>
        </w:rPr>
        <w:t>, которая представляет собой большую всплывающую подсказку, показывающую предварительный просмотр определения функции. На самом деле, если вы наведете указатель мыши на всплывающую подсказку, вы получите полосы прокрутки для просмотра всего кода определения функции.</w:t>
      </w:r>
      <w:r w:rsidR="00CD290F" w:rsidRPr="00CD290F">
        <w:rPr>
          <w:rFonts w:ascii="inherit" w:hAnsi="inherit"/>
          <w:lang w:val="en-US" w:eastAsia="ru-RU"/>
        </w:rPr>
        <w:t> </w:t>
      </w:r>
    </w:p>
    <w:p w14:paraId="26BB9CA3" w14:textId="77777777" w:rsidR="00CD290F" w:rsidRPr="00C064E2" w:rsidRDefault="00CD290F" w:rsidP="00CD290F">
      <w:pPr>
        <w:jc w:val="center"/>
        <w:rPr>
          <w:lang w:eastAsia="ru-RU"/>
        </w:rPr>
      </w:pPr>
      <w:r w:rsidRPr="00CD290F">
        <w:rPr>
          <w:noProof/>
          <w:lang w:eastAsia="ru-RU"/>
        </w:rPr>
        <w:drawing>
          <wp:inline distT="0" distB="0" distL="0" distR="0" wp14:anchorId="7E0144A1" wp14:editId="11B2BD3E">
            <wp:extent cx="5273040" cy="2341230"/>
            <wp:effectExtent l="0" t="0" r="3810" b="2540"/>
            <wp:docPr id="50" name="Рисунок 50" descr="Screenshot showing a function definition tooltip, also known as a h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showing a function definition tooltip, also known as a ho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3361" cy="2350252"/>
                    </a:xfrm>
                    <a:prstGeom prst="rect">
                      <a:avLst/>
                    </a:prstGeom>
                    <a:noFill/>
                    <a:ln>
                      <a:noFill/>
                    </a:ln>
                  </pic:spPr>
                </pic:pic>
              </a:graphicData>
            </a:graphic>
          </wp:inline>
        </w:drawing>
      </w:r>
      <w:r w:rsidRPr="00434767">
        <w:rPr>
          <w:lang w:eastAsia="ru-RU"/>
        </w:rPr>
        <w:br/>
      </w:r>
      <w:r w:rsidR="00434767" w:rsidRPr="00434767">
        <w:rPr>
          <w:b/>
          <w:bCs/>
          <w:lang w:eastAsia="ru-RU"/>
        </w:rPr>
        <w:t xml:space="preserve">Всплывающая подсказка по определению функции, также известная как </w:t>
      </w:r>
      <w:r w:rsidR="00434767">
        <w:rPr>
          <w:b/>
          <w:bCs/>
          <w:lang w:val="en-US" w:eastAsia="ru-RU"/>
        </w:rPr>
        <w:t>hover</w:t>
      </w:r>
    </w:p>
    <w:p w14:paraId="0674D71C" w14:textId="77777777" w:rsidR="00CD290F" w:rsidRPr="00434767" w:rsidRDefault="00CD290F" w:rsidP="00CD290F">
      <w:pPr>
        <w:rPr>
          <w:lang w:eastAsia="ru-RU"/>
        </w:rPr>
      </w:pPr>
      <w:r w:rsidRPr="00CD290F">
        <w:rPr>
          <w:rFonts w:ascii="inherit" w:hAnsi="inherit"/>
          <w:lang w:val="en-US" w:eastAsia="ru-RU"/>
        </w:rPr>
        <w:t> </w:t>
      </w:r>
    </w:p>
    <w:p w14:paraId="4B6D01FF" w14:textId="77777777" w:rsidR="00CD290F" w:rsidRPr="00434767" w:rsidRDefault="00434767" w:rsidP="00CD290F">
      <w:pPr>
        <w:rPr>
          <w:lang w:eastAsia="ru-RU"/>
        </w:rPr>
      </w:pPr>
      <w:r w:rsidRPr="00434767">
        <w:rPr>
          <w:lang w:eastAsia="ru-RU"/>
        </w:rPr>
        <w:t>Некоторые программисты находят эти предварительные просмотры всплывающих подсказок раздражающими или навязчивыми. Если вы хотите отключить их, вы можете сделать это, перейдя в "Окно" → "Настройки" и набрав "</w:t>
      </w:r>
      <w:r w:rsidRPr="00434767">
        <w:rPr>
          <w:lang w:val="en-US" w:eastAsia="ru-RU"/>
        </w:rPr>
        <w:t>hovers</w:t>
      </w:r>
      <w:r w:rsidRPr="00434767">
        <w:rPr>
          <w:lang w:eastAsia="ru-RU"/>
        </w:rPr>
        <w:t xml:space="preserve">" в строке поиска (таким образом вы можете найти любые настройки). Среди результатов слева выберите тот, который находится в разделе </w:t>
      </w:r>
      <w:r w:rsidRPr="00434767">
        <w:rPr>
          <w:lang w:val="en-US" w:eastAsia="ru-RU"/>
        </w:rPr>
        <w:t>C</w:t>
      </w:r>
      <w:r w:rsidRPr="00434767">
        <w:rPr>
          <w:lang w:eastAsia="ru-RU"/>
        </w:rPr>
        <w:t>/</w:t>
      </w:r>
      <w:r w:rsidRPr="00434767">
        <w:rPr>
          <w:lang w:val="en-US" w:eastAsia="ru-RU"/>
        </w:rPr>
        <w:t>C</w:t>
      </w:r>
      <w:r w:rsidRPr="00434767">
        <w:rPr>
          <w:lang w:eastAsia="ru-RU"/>
        </w:rPr>
        <w:t>++ → Редактор, и снимите флажок Комбинированный режим наведения курсора.</w:t>
      </w:r>
      <w:r w:rsidR="00CD290F" w:rsidRPr="00CD290F">
        <w:rPr>
          <w:rFonts w:ascii="inherit" w:hAnsi="inherit"/>
          <w:lang w:val="en-US" w:eastAsia="ru-RU"/>
        </w:rPr>
        <w:t> </w:t>
      </w:r>
    </w:p>
    <w:p w14:paraId="2FF26FA6" w14:textId="77777777" w:rsidR="00112820" w:rsidRPr="00434767" w:rsidRDefault="00CD290F" w:rsidP="00CD290F">
      <w:pPr>
        <w:jc w:val="center"/>
        <w:rPr>
          <w:lang w:eastAsia="ru-RU"/>
        </w:rPr>
      </w:pPr>
      <w:r w:rsidRPr="00CD290F">
        <w:rPr>
          <w:noProof/>
          <w:lang w:eastAsia="ru-RU"/>
        </w:rPr>
        <w:lastRenderedPageBreak/>
        <w:drawing>
          <wp:inline distT="0" distB="0" distL="0" distR="0" wp14:anchorId="1112A49B" wp14:editId="134180D0">
            <wp:extent cx="5402580" cy="3752992"/>
            <wp:effectExtent l="0" t="0" r="7620" b="0"/>
            <wp:docPr id="49" name="Рисунок 49" descr="The preferences dialog box showing how to disable ho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preferences dialog box showing how to disable hov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8610" cy="3757181"/>
                    </a:xfrm>
                    <a:prstGeom prst="rect">
                      <a:avLst/>
                    </a:prstGeom>
                    <a:noFill/>
                    <a:ln>
                      <a:noFill/>
                    </a:ln>
                  </pic:spPr>
                </pic:pic>
              </a:graphicData>
            </a:graphic>
          </wp:inline>
        </w:drawing>
      </w:r>
      <w:r w:rsidRPr="00434767">
        <w:rPr>
          <w:lang w:eastAsia="ru-RU"/>
        </w:rPr>
        <w:br/>
      </w:r>
      <w:r w:rsidR="00434767" w:rsidRPr="00434767">
        <w:rPr>
          <w:b/>
          <w:bCs/>
          <w:lang w:eastAsia="ru-RU"/>
        </w:rPr>
        <w:t>Диалоговое окно настроек, показывающее, как отключить зависание</w:t>
      </w:r>
    </w:p>
    <w:p w14:paraId="02B20F3F" w14:textId="77777777" w:rsidR="00434767" w:rsidRPr="00434767" w:rsidRDefault="00434767" w:rsidP="00434767">
      <w:pPr>
        <w:pStyle w:val="Heading1"/>
      </w:pPr>
      <w:bookmarkStart w:id="20" w:name="_Toc151298760"/>
      <w:r w:rsidRPr="00434767">
        <w:t>Некоторые объявления функций</w:t>
      </w:r>
      <w:bookmarkEnd w:id="20"/>
    </w:p>
    <w:p w14:paraId="03FF927F" w14:textId="77777777" w:rsidR="00CD290F" w:rsidRPr="00434767" w:rsidRDefault="00434767" w:rsidP="00CD290F">
      <w:pPr>
        <w:rPr>
          <w:lang w:eastAsia="ru-RU"/>
        </w:rPr>
      </w:pPr>
      <w:r w:rsidRPr="00434767">
        <w:rPr>
          <w:lang w:eastAsia="ru-RU"/>
        </w:rPr>
        <w:t xml:space="preserve">Теперь мы вернемся к коду, щелкнем правой кнопкой мыши на любом символе в имени функции </w:t>
      </w:r>
      <w:r w:rsidRPr="00434767">
        <w:rPr>
          <w:lang w:val="en-US" w:eastAsia="ru-RU"/>
        </w:rPr>
        <w:t>metal</w:t>
      </w:r>
      <w:r w:rsidRPr="00434767">
        <w:rPr>
          <w:lang w:eastAsia="ru-RU"/>
        </w:rPr>
        <w:t>_</w:t>
      </w:r>
      <w:proofErr w:type="spellStart"/>
      <w:r w:rsidRPr="00434767">
        <w:rPr>
          <w:lang w:val="en-US" w:eastAsia="ru-RU"/>
        </w:rPr>
        <w:t>gpio</w:t>
      </w:r>
      <w:proofErr w:type="spellEnd"/>
      <w:r w:rsidRPr="00434767">
        <w:rPr>
          <w:lang w:eastAsia="ru-RU"/>
        </w:rPr>
        <w:t>_</w:t>
      </w:r>
      <w:r w:rsidRPr="00434767">
        <w:rPr>
          <w:lang w:val="en-US" w:eastAsia="ru-RU"/>
        </w:rPr>
        <w:t>get</w:t>
      </w:r>
      <w:r w:rsidRPr="00434767">
        <w:rPr>
          <w:lang w:eastAsia="ru-RU"/>
        </w:rPr>
        <w:t>_</w:t>
      </w:r>
      <w:r w:rsidRPr="00434767">
        <w:rPr>
          <w:lang w:val="en-US" w:eastAsia="ru-RU"/>
        </w:rPr>
        <w:t>device</w:t>
      </w:r>
      <w:r w:rsidRPr="00434767">
        <w:rPr>
          <w:lang w:eastAsia="ru-RU"/>
        </w:rPr>
        <w:t>() рядом со строкой 46 и выберем Открыть объявление в контекстном меню.</w:t>
      </w:r>
      <w:r w:rsidR="00CD290F" w:rsidRPr="00CD290F">
        <w:rPr>
          <w:rFonts w:ascii="inherit" w:hAnsi="inherit"/>
          <w:lang w:val="en-US" w:eastAsia="ru-RU"/>
        </w:rPr>
        <w:t> </w:t>
      </w:r>
    </w:p>
    <w:p w14:paraId="7EA3C4DD" w14:textId="77777777" w:rsidR="00CD290F" w:rsidRPr="00434767" w:rsidRDefault="00CD290F" w:rsidP="00CD290F">
      <w:pPr>
        <w:jc w:val="center"/>
        <w:rPr>
          <w:lang w:eastAsia="ru-RU"/>
        </w:rPr>
      </w:pPr>
      <w:r w:rsidRPr="00CD290F">
        <w:rPr>
          <w:noProof/>
          <w:lang w:eastAsia="ru-RU"/>
        </w:rPr>
        <w:drawing>
          <wp:inline distT="0" distB="0" distL="0" distR="0" wp14:anchorId="52F76F5F" wp14:editId="7978781C">
            <wp:extent cx="5440680" cy="2190780"/>
            <wp:effectExtent l="0" t="0" r="7620" b="0"/>
            <wp:docPr id="54" name="Рисунок 54" descr="A screenshot showing how to open a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showing how to open a decla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412" cy="2195504"/>
                    </a:xfrm>
                    <a:prstGeom prst="rect">
                      <a:avLst/>
                    </a:prstGeom>
                    <a:noFill/>
                    <a:ln>
                      <a:noFill/>
                    </a:ln>
                  </pic:spPr>
                </pic:pic>
              </a:graphicData>
            </a:graphic>
          </wp:inline>
        </w:drawing>
      </w:r>
      <w:r w:rsidRPr="00434767">
        <w:rPr>
          <w:lang w:eastAsia="ru-RU"/>
        </w:rPr>
        <w:br/>
      </w:r>
      <w:r w:rsidR="00434767" w:rsidRPr="00434767">
        <w:rPr>
          <w:b/>
          <w:bCs/>
          <w:lang w:eastAsia="ru-RU"/>
        </w:rPr>
        <w:t>Как открыть объявление из контекстного меню</w:t>
      </w:r>
    </w:p>
    <w:p w14:paraId="6BC441FE" w14:textId="77777777" w:rsidR="00CD290F" w:rsidRPr="00434767" w:rsidRDefault="00CD290F" w:rsidP="00CD290F">
      <w:pPr>
        <w:rPr>
          <w:lang w:eastAsia="ru-RU"/>
        </w:rPr>
      </w:pPr>
      <w:r w:rsidRPr="00CD290F">
        <w:rPr>
          <w:rFonts w:ascii="inherit" w:hAnsi="inherit"/>
          <w:lang w:val="en-US" w:eastAsia="ru-RU"/>
        </w:rPr>
        <w:t> </w:t>
      </w:r>
    </w:p>
    <w:p w14:paraId="63249798" w14:textId="77777777" w:rsidR="00CD290F" w:rsidRPr="00434767" w:rsidRDefault="00434767" w:rsidP="00CD290F">
      <w:pPr>
        <w:rPr>
          <w:lang w:eastAsia="ru-RU"/>
        </w:rPr>
      </w:pPr>
      <w:r w:rsidRPr="00434767">
        <w:rPr>
          <w:lang w:eastAsia="ru-RU"/>
        </w:rPr>
        <w:lastRenderedPageBreak/>
        <w:t xml:space="preserve">Вы увидите, что эта функция определена в </w:t>
      </w:r>
      <w:proofErr w:type="spellStart"/>
      <w:r w:rsidRPr="00434767">
        <w:rPr>
          <w:lang w:val="en-US" w:eastAsia="ru-RU"/>
        </w:rPr>
        <w:t>gpio</w:t>
      </w:r>
      <w:proofErr w:type="spellEnd"/>
      <w:r w:rsidRPr="00434767">
        <w:rPr>
          <w:lang w:eastAsia="ru-RU"/>
        </w:rPr>
        <w:t>.</w:t>
      </w:r>
      <w:r w:rsidRPr="00434767">
        <w:rPr>
          <w:lang w:val="en-US" w:eastAsia="ru-RU"/>
        </w:rPr>
        <w:t>c</w:t>
      </w:r>
      <w:r w:rsidRPr="00434767">
        <w:rPr>
          <w:lang w:eastAsia="ru-RU"/>
        </w:rPr>
        <w:t>, в папке ./</w:t>
      </w:r>
      <w:r w:rsidRPr="00434767">
        <w:rPr>
          <w:lang w:val="en-US" w:eastAsia="ru-RU"/>
        </w:rPr>
        <w:t>freedom</w:t>
      </w:r>
      <w:r w:rsidRPr="00434767">
        <w:rPr>
          <w:lang w:eastAsia="ru-RU"/>
        </w:rPr>
        <w:t>-</w:t>
      </w:r>
      <w:r w:rsidRPr="00434767">
        <w:rPr>
          <w:lang w:val="en-US" w:eastAsia="ru-RU"/>
        </w:rPr>
        <w:t>metal</w:t>
      </w:r>
      <w:r w:rsidRPr="00434767">
        <w:rPr>
          <w:lang w:eastAsia="ru-RU"/>
        </w:rPr>
        <w:t>/</w:t>
      </w:r>
      <w:proofErr w:type="spellStart"/>
      <w:r w:rsidRPr="00434767">
        <w:rPr>
          <w:lang w:val="en-US" w:eastAsia="ru-RU"/>
        </w:rPr>
        <w:t>src</w:t>
      </w:r>
      <w:proofErr w:type="spellEnd"/>
      <w:r w:rsidRPr="00434767">
        <w:rPr>
          <w:lang w:eastAsia="ru-RU"/>
        </w:rPr>
        <w:t>/. Наведите курсор на имя файла на вкладке, и вы увидите путь к нему во всплывающей подсказке.</w:t>
      </w:r>
      <w:r w:rsidR="00CD290F" w:rsidRPr="00CD290F">
        <w:rPr>
          <w:rFonts w:ascii="inherit" w:hAnsi="inherit"/>
          <w:lang w:val="en-US" w:eastAsia="ru-RU"/>
        </w:rPr>
        <w:t> </w:t>
      </w:r>
    </w:p>
    <w:p w14:paraId="0DD898D5" w14:textId="77777777" w:rsidR="00CD290F" w:rsidRPr="00434767" w:rsidRDefault="00CD290F" w:rsidP="00CD290F">
      <w:pPr>
        <w:jc w:val="center"/>
        <w:rPr>
          <w:lang w:eastAsia="ru-RU"/>
        </w:rPr>
      </w:pPr>
      <w:r w:rsidRPr="00CD290F">
        <w:rPr>
          <w:noProof/>
          <w:lang w:eastAsia="ru-RU"/>
        </w:rPr>
        <w:drawing>
          <wp:inline distT="0" distB="0" distL="0" distR="0" wp14:anchorId="1DA4B9E4" wp14:editId="537C3313">
            <wp:extent cx="5135880" cy="2198157"/>
            <wp:effectExtent l="0" t="0" r="7620" b="0"/>
            <wp:docPr id="53" name="Рисунок 53" descr="A screenshot showing how to get a tooltip with the path of a sourc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showing how to get a tooltip with the path of a source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8520" cy="2203567"/>
                    </a:xfrm>
                    <a:prstGeom prst="rect">
                      <a:avLst/>
                    </a:prstGeom>
                    <a:noFill/>
                    <a:ln>
                      <a:noFill/>
                    </a:ln>
                  </pic:spPr>
                </pic:pic>
              </a:graphicData>
            </a:graphic>
          </wp:inline>
        </w:drawing>
      </w:r>
      <w:r w:rsidRPr="00434767">
        <w:rPr>
          <w:lang w:eastAsia="ru-RU"/>
        </w:rPr>
        <w:br/>
      </w:r>
      <w:r w:rsidR="00434767" w:rsidRPr="00434767">
        <w:rPr>
          <w:b/>
          <w:bCs/>
          <w:lang w:eastAsia="ru-RU"/>
        </w:rPr>
        <w:t>Всплывающая подсказка с путем к исходному файлу</w:t>
      </w:r>
    </w:p>
    <w:p w14:paraId="496BEB76" w14:textId="77777777" w:rsidR="00CD290F" w:rsidRPr="00434767" w:rsidRDefault="00CD290F" w:rsidP="00CD290F">
      <w:pPr>
        <w:rPr>
          <w:lang w:eastAsia="ru-RU"/>
        </w:rPr>
      </w:pPr>
      <w:r w:rsidRPr="00CD290F">
        <w:rPr>
          <w:rFonts w:ascii="inherit" w:hAnsi="inherit"/>
          <w:lang w:val="en-US" w:eastAsia="ru-RU"/>
        </w:rPr>
        <w:t> </w:t>
      </w:r>
    </w:p>
    <w:p w14:paraId="4C34DDAA" w14:textId="77777777" w:rsidR="00CD290F" w:rsidRPr="00434767" w:rsidRDefault="00434767" w:rsidP="00CD290F">
      <w:pPr>
        <w:rPr>
          <w:lang w:eastAsia="ru-RU"/>
        </w:rPr>
      </w:pPr>
      <w:r w:rsidRPr="00434767">
        <w:rPr>
          <w:lang w:eastAsia="ru-RU"/>
        </w:rPr>
        <w:t xml:space="preserve">Теперь вернитесь к </w:t>
      </w:r>
      <w:r w:rsidRPr="00434767">
        <w:rPr>
          <w:lang w:val="en-US" w:eastAsia="ru-RU"/>
        </w:rPr>
        <w:t>hello</w:t>
      </w:r>
      <w:r w:rsidRPr="00434767">
        <w:rPr>
          <w:lang w:eastAsia="ru-RU"/>
        </w:rPr>
        <w:t>.</w:t>
      </w:r>
      <w:r w:rsidRPr="00434767">
        <w:rPr>
          <w:lang w:val="en-US" w:eastAsia="ru-RU"/>
        </w:rPr>
        <w:t>c</w:t>
      </w:r>
      <w:r w:rsidRPr="00434767">
        <w:rPr>
          <w:lang w:eastAsia="ru-RU"/>
        </w:rPr>
        <w:t xml:space="preserve"> и откройте определение другой функции. На этот раз давайте откроем объявление для </w:t>
      </w:r>
      <w:r w:rsidRPr="00434767">
        <w:rPr>
          <w:lang w:val="en-US" w:eastAsia="ru-RU"/>
        </w:rPr>
        <w:t>metal</w:t>
      </w:r>
      <w:r w:rsidRPr="00434767">
        <w:rPr>
          <w:lang w:eastAsia="ru-RU"/>
        </w:rPr>
        <w:t>_</w:t>
      </w:r>
      <w:proofErr w:type="spellStart"/>
      <w:r w:rsidRPr="00434767">
        <w:rPr>
          <w:lang w:val="en-US" w:eastAsia="ru-RU"/>
        </w:rPr>
        <w:t>gpio</w:t>
      </w:r>
      <w:proofErr w:type="spellEnd"/>
      <w:r w:rsidRPr="00434767">
        <w:rPr>
          <w:lang w:eastAsia="ru-RU"/>
        </w:rPr>
        <w:t>_</w:t>
      </w:r>
      <w:r w:rsidRPr="00434767">
        <w:rPr>
          <w:lang w:val="en-US" w:eastAsia="ru-RU"/>
        </w:rPr>
        <w:t>disable</w:t>
      </w:r>
      <w:r w:rsidRPr="00434767">
        <w:rPr>
          <w:lang w:eastAsia="ru-RU"/>
        </w:rPr>
        <w:t>_</w:t>
      </w:r>
      <w:r w:rsidRPr="00434767">
        <w:rPr>
          <w:lang w:val="en-US" w:eastAsia="ru-RU"/>
        </w:rPr>
        <w:t>input</w:t>
      </w:r>
      <w:r w:rsidRPr="00434767">
        <w:rPr>
          <w:lang w:eastAsia="ru-RU"/>
        </w:rPr>
        <w:t>(), и вы заметите кое-что, что может показаться странным. Пожалуйста, сохраняйте спокойствие и посмотрите на файл, в котором определена эта функция</w:t>
      </w:r>
      <w:r w:rsidR="00CD290F" w:rsidRPr="00434767">
        <w:rPr>
          <w:lang w:eastAsia="ru-RU"/>
        </w:rPr>
        <w:t>:</w:t>
      </w:r>
    </w:p>
    <w:p w14:paraId="2328ADC2" w14:textId="77777777" w:rsidR="00CD290F" w:rsidRPr="00434767" w:rsidRDefault="00CD290F" w:rsidP="00CD290F">
      <w:pPr>
        <w:rPr>
          <w:lang w:eastAsia="ru-RU"/>
        </w:rPr>
      </w:pPr>
      <w:r w:rsidRPr="00CD290F">
        <w:rPr>
          <w:rFonts w:ascii="inherit" w:hAnsi="inherit"/>
          <w:lang w:val="en-US" w:eastAsia="ru-RU"/>
        </w:rPr>
        <w:t> </w:t>
      </w:r>
    </w:p>
    <w:p w14:paraId="6A9EADA3" w14:textId="77777777" w:rsidR="00CD290F" w:rsidRPr="00434767" w:rsidRDefault="00CD290F" w:rsidP="00CD290F">
      <w:pPr>
        <w:jc w:val="center"/>
        <w:rPr>
          <w:lang w:eastAsia="ru-RU"/>
        </w:rPr>
      </w:pPr>
      <w:r w:rsidRPr="00CD290F">
        <w:rPr>
          <w:noProof/>
          <w:lang w:eastAsia="ru-RU"/>
        </w:rPr>
        <w:drawing>
          <wp:inline distT="0" distB="0" distL="0" distR="0" wp14:anchorId="5EC0322C" wp14:editId="0E51ACC3">
            <wp:extent cx="5341620" cy="2464267"/>
            <wp:effectExtent l="0" t="0" r="0" b="0"/>
            <wp:docPr id="52" name="Рисунок 52" descr=" A screenshot showing executable code inside a header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A screenshot showing executable code inside a header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7009" cy="2471366"/>
                    </a:xfrm>
                    <a:prstGeom prst="rect">
                      <a:avLst/>
                    </a:prstGeom>
                    <a:noFill/>
                    <a:ln>
                      <a:noFill/>
                    </a:ln>
                  </pic:spPr>
                </pic:pic>
              </a:graphicData>
            </a:graphic>
          </wp:inline>
        </w:drawing>
      </w:r>
      <w:r w:rsidRPr="00434767">
        <w:rPr>
          <w:lang w:eastAsia="ru-RU"/>
        </w:rPr>
        <w:br/>
      </w:r>
      <w:r w:rsidR="00434767" w:rsidRPr="00434767">
        <w:rPr>
          <w:b/>
          <w:bCs/>
          <w:lang w:eastAsia="ru-RU"/>
        </w:rPr>
        <w:t xml:space="preserve">Исполняемый код для функции в </w:t>
      </w:r>
      <w:proofErr w:type="spellStart"/>
      <w:r w:rsidR="00434767" w:rsidRPr="00434767">
        <w:rPr>
          <w:b/>
          <w:bCs/>
          <w:lang w:val="en-US" w:eastAsia="ru-RU"/>
        </w:rPr>
        <w:t>gpio</w:t>
      </w:r>
      <w:proofErr w:type="spellEnd"/>
      <w:r w:rsidR="00434767" w:rsidRPr="00434767">
        <w:rPr>
          <w:b/>
          <w:bCs/>
          <w:lang w:eastAsia="ru-RU"/>
        </w:rPr>
        <w:t>.</w:t>
      </w:r>
      <w:r w:rsidR="00434767" w:rsidRPr="00434767">
        <w:rPr>
          <w:b/>
          <w:bCs/>
          <w:lang w:val="en-US" w:eastAsia="ru-RU"/>
        </w:rPr>
        <w:t>h</w:t>
      </w:r>
      <w:r w:rsidR="00434767" w:rsidRPr="00434767">
        <w:rPr>
          <w:b/>
          <w:bCs/>
          <w:lang w:eastAsia="ru-RU"/>
        </w:rPr>
        <w:t>, заголовочном файле</w:t>
      </w:r>
    </w:p>
    <w:p w14:paraId="64782EF6" w14:textId="77777777" w:rsidR="00CD290F" w:rsidRPr="00434767" w:rsidRDefault="00CD290F" w:rsidP="00CD290F">
      <w:pPr>
        <w:rPr>
          <w:lang w:eastAsia="ru-RU"/>
        </w:rPr>
      </w:pPr>
      <w:r w:rsidRPr="00CD290F">
        <w:rPr>
          <w:rFonts w:ascii="inherit" w:hAnsi="inherit"/>
          <w:lang w:val="en-US" w:eastAsia="ru-RU"/>
        </w:rPr>
        <w:t> </w:t>
      </w:r>
    </w:p>
    <w:p w14:paraId="71AE9105" w14:textId="77777777" w:rsidR="00434767" w:rsidRDefault="00434767" w:rsidP="00CD290F">
      <w:pPr>
        <w:rPr>
          <w:lang w:eastAsia="ru-RU"/>
        </w:rPr>
      </w:pPr>
      <w:r w:rsidRPr="00434767">
        <w:rPr>
          <w:lang w:eastAsia="ru-RU"/>
        </w:rPr>
        <w:lastRenderedPageBreak/>
        <w:t>Да, этот заголовочный файл содержит исполняемый код, но не пугайтесь: все в порядке. Обратите внимание, что все реализованные функции в этом файле являются встроенными функциями</w:t>
      </w:r>
      <w:r w:rsidR="00CD290F" w:rsidRPr="00434767">
        <w:rPr>
          <w:lang w:eastAsia="ru-RU"/>
        </w:rPr>
        <w:t>.</w:t>
      </w:r>
    </w:p>
    <w:p w14:paraId="50FE5E1B" w14:textId="77777777" w:rsidR="00434767" w:rsidRDefault="00CD290F" w:rsidP="00CD290F">
      <w:pPr>
        <w:rPr>
          <w:lang w:eastAsia="ru-RU"/>
        </w:rPr>
      </w:pPr>
      <w:r w:rsidRPr="00434767">
        <w:rPr>
          <w:lang w:eastAsia="ru-RU"/>
        </w:rPr>
        <w:t xml:space="preserve"> </w:t>
      </w:r>
      <w:r w:rsidR="00434767" w:rsidRPr="00434767">
        <w:rPr>
          <w:lang w:eastAsia="ru-RU"/>
        </w:rPr>
        <w:t>Ключевое слово __</w:t>
      </w:r>
      <w:r w:rsidR="00434767" w:rsidRPr="00434767">
        <w:rPr>
          <w:lang w:val="en-US" w:eastAsia="ru-RU"/>
        </w:rPr>
        <w:t>inline</w:t>
      </w:r>
      <w:r w:rsidR="00434767" w:rsidRPr="00434767">
        <w:rPr>
          <w:lang w:eastAsia="ru-RU"/>
        </w:rPr>
        <w:t>__ информирует компилятор о намерении программиста встроить функцию. Встраивание функции имеет множество преимуществ, таких как более быстрое время выполнения, поскольку не требуется ни передавать параметры, ни возвращать значения. В качестве недостатка это также означает больший объем кода, поскольку код функции будет копироваться каждый раз, когда функция используется.</w:t>
      </w:r>
    </w:p>
    <w:p w14:paraId="496D2439" w14:textId="77777777" w:rsidR="00044EC2" w:rsidRPr="001E1D85" w:rsidRDefault="00044EC2" w:rsidP="00CD290F">
      <w:pPr>
        <w:rPr>
          <w:lang w:eastAsia="ru-RU"/>
        </w:rPr>
      </w:pPr>
      <w:r w:rsidRPr="00044EC2">
        <w:rPr>
          <w:lang w:eastAsia="ru-RU"/>
        </w:rPr>
        <w:t xml:space="preserve">Встраивание определенных функций является обычной практикой во встраиваемых системах, и в этом заголовочном файле мы видим несколько примеров таких функций. Встроенные функции являются одними из немногих исключений, когда допустимо наличие исполняемого кода в заголовочном файле. </w:t>
      </w:r>
      <w:r w:rsidRPr="001E1D85">
        <w:rPr>
          <w:lang w:eastAsia="ru-RU"/>
        </w:rPr>
        <w:t>Все в порядке.</w:t>
      </w:r>
    </w:p>
    <w:p w14:paraId="7B13868E" w14:textId="77777777" w:rsidR="00044EC2" w:rsidRDefault="00044EC2" w:rsidP="00CD290F">
      <w:pPr>
        <w:rPr>
          <w:lang w:eastAsia="ru-RU"/>
        </w:rPr>
      </w:pPr>
      <w:r w:rsidRPr="00044EC2">
        <w:rPr>
          <w:lang w:eastAsia="ru-RU"/>
        </w:rPr>
        <w:t xml:space="preserve">Все остальные функции, используемые в функции </w:t>
      </w:r>
      <w:r w:rsidRPr="00044EC2">
        <w:rPr>
          <w:lang w:val="en-US" w:eastAsia="ru-RU"/>
        </w:rPr>
        <w:t>main</w:t>
      </w:r>
      <w:r w:rsidRPr="00044EC2">
        <w:rPr>
          <w:lang w:eastAsia="ru-RU"/>
        </w:rPr>
        <w:t xml:space="preserve">() нашего кода </w:t>
      </w:r>
      <w:r w:rsidRPr="00044EC2">
        <w:rPr>
          <w:lang w:val="en-US" w:eastAsia="ru-RU"/>
        </w:rPr>
        <w:t>Blinky</w:t>
      </w:r>
      <w:r w:rsidRPr="00044EC2">
        <w:rPr>
          <w:lang w:eastAsia="ru-RU"/>
        </w:rPr>
        <w:t xml:space="preserve">, находятся в </w:t>
      </w:r>
      <w:proofErr w:type="spellStart"/>
      <w:r w:rsidRPr="00044EC2">
        <w:rPr>
          <w:lang w:val="en-US" w:eastAsia="ru-RU"/>
        </w:rPr>
        <w:t>gpio</w:t>
      </w:r>
      <w:proofErr w:type="spellEnd"/>
      <w:r w:rsidRPr="00044EC2">
        <w:rPr>
          <w:lang w:eastAsia="ru-RU"/>
        </w:rPr>
        <w:t>.</w:t>
      </w:r>
      <w:r w:rsidRPr="00044EC2">
        <w:rPr>
          <w:lang w:val="en-US" w:eastAsia="ru-RU"/>
        </w:rPr>
        <w:t>h</w:t>
      </w:r>
      <w:r w:rsidRPr="00044EC2">
        <w:rPr>
          <w:lang w:eastAsia="ru-RU"/>
        </w:rPr>
        <w:t>:</w:t>
      </w:r>
    </w:p>
    <w:p w14:paraId="371DEC59" w14:textId="77777777" w:rsidR="00CD290F" w:rsidRPr="00C064E2" w:rsidRDefault="00CD290F" w:rsidP="00CD290F">
      <w:pPr>
        <w:rPr>
          <w:lang w:val="en-US" w:eastAsia="ru-RU"/>
        </w:rPr>
      </w:pPr>
      <w:proofErr w:type="spellStart"/>
      <w:r w:rsidRPr="00BF5947">
        <w:rPr>
          <w:rFonts w:ascii="Courier New" w:hAnsi="Courier New" w:cs="Courier New"/>
          <w:b/>
          <w:bCs/>
          <w:lang w:val="en-US" w:eastAsia="ru-RU"/>
        </w:rPr>
        <w:t>metal</w:t>
      </w:r>
      <w:r w:rsidRPr="00C064E2">
        <w:rPr>
          <w:rFonts w:ascii="Courier New" w:hAnsi="Courier New" w:cs="Courier New"/>
          <w:b/>
          <w:bCs/>
          <w:lang w:val="en-US" w:eastAsia="ru-RU"/>
        </w:rPr>
        <w:t>_</w:t>
      </w:r>
      <w:r w:rsidRPr="00BF5947">
        <w:rPr>
          <w:rFonts w:ascii="Courier New" w:hAnsi="Courier New" w:cs="Courier New"/>
          <w:b/>
          <w:bCs/>
          <w:lang w:val="en-US" w:eastAsia="ru-RU"/>
        </w:rPr>
        <w:t>gpio</w:t>
      </w:r>
      <w:r w:rsidRPr="00C064E2">
        <w:rPr>
          <w:rFonts w:ascii="Courier New" w:hAnsi="Courier New" w:cs="Courier New"/>
          <w:b/>
          <w:bCs/>
          <w:lang w:val="en-US" w:eastAsia="ru-RU"/>
        </w:rPr>
        <w:t>_</w:t>
      </w:r>
      <w:r w:rsidRPr="00BF5947">
        <w:rPr>
          <w:rFonts w:ascii="Courier New" w:hAnsi="Courier New" w:cs="Courier New"/>
          <w:b/>
          <w:bCs/>
          <w:lang w:val="en-US" w:eastAsia="ru-RU"/>
        </w:rPr>
        <w:t>disable</w:t>
      </w:r>
      <w:r w:rsidRPr="00C064E2">
        <w:rPr>
          <w:rFonts w:ascii="Courier New" w:hAnsi="Courier New" w:cs="Courier New"/>
          <w:b/>
          <w:bCs/>
          <w:lang w:val="en-US" w:eastAsia="ru-RU"/>
        </w:rPr>
        <w:t>_</w:t>
      </w:r>
      <w:r w:rsidRPr="00BF5947">
        <w:rPr>
          <w:rFonts w:ascii="Courier New" w:hAnsi="Courier New" w:cs="Courier New"/>
          <w:b/>
          <w:bCs/>
          <w:lang w:val="en-US" w:eastAsia="ru-RU"/>
        </w:rPr>
        <w:t>input</w:t>
      </w:r>
      <w:proofErr w:type="spellEnd"/>
      <w:r w:rsidRPr="00C064E2">
        <w:rPr>
          <w:rFonts w:ascii="Courier New" w:hAnsi="Courier New" w:cs="Courier New"/>
          <w:b/>
          <w:bCs/>
          <w:lang w:val="en-US" w:eastAsia="ru-RU"/>
        </w:rPr>
        <w:t>()</w:t>
      </w:r>
    </w:p>
    <w:p w14:paraId="1200E86E" w14:textId="77777777" w:rsidR="00CD290F" w:rsidRPr="00BF5947" w:rsidRDefault="00CD290F" w:rsidP="00CD290F">
      <w:pPr>
        <w:rPr>
          <w:lang w:val="en-US" w:eastAsia="ru-RU"/>
        </w:rPr>
      </w:pPr>
      <w:proofErr w:type="spellStart"/>
      <w:r w:rsidRPr="00BF5947">
        <w:rPr>
          <w:rFonts w:ascii="Courier New" w:hAnsi="Courier New" w:cs="Courier New"/>
          <w:b/>
          <w:bCs/>
          <w:lang w:val="en-US" w:eastAsia="ru-RU"/>
        </w:rPr>
        <w:t>metal_gpio_enable_output</w:t>
      </w:r>
      <w:proofErr w:type="spellEnd"/>
      <w:r w:rsidRPr="00BF5947">
        <w:rPr>
          <w:rFonts w:ascii="Courier New" w:hAnsi="Courier New" w:cs="Courier New"/>
          <w:b/>
          <w:bCs/>
          <w:lang w:val="en-US" w:eastAsia="ru-RU"/>
        </w:rPr>
        <w:t>()</w:t>
      </w:r>
    </w:p>
    <w:p w14:paraId="47E16C1F" w14:textId="77777777" w:rsidR="00CD290F" w:rsidRPr="00BF5947" w:rsidRDefault="00CD290F" w:rsidP="00CD290F">
      <w:pPr>
        <w:rPr>
          <w:lang w:val="en-US" w:eastAsia="ru-RU"/>
        </w:rPr>
      </w:pPr>
      <w:proofErr w:type="spellStart"/>
      <w:r w:rsidRPr="00BF5947">
        <w:rPr>
          <w:rFonts w:ascii="Courier New" w:hAnsi="Courier New" w:cs="Courier New"/>
          <w:b/>
          <w:bCs/>
          <w:lang w:val="en-US" w:eastAsia="ru-RU"/>
        </w:rPr>
        <w:t>metal_gpio_disable_pinmux</w:t>
      </w:r>
      <w:proofErr w:type="spellEnd"/>
      <w:r w:rsidRPr="00BF5947">
        <w:rPr>
          <w:rFonts w:ascii="Courier New" w:hAnsi="Courier New" w:cs="Courier New"/>
          <w:b/>
          <w:bCs/>
          <w:lang w:val="en-US" w:eastAsia="ru-RU"/>
        </w:rPr>
        <w:t>()</w:t>
      </w:r>
    </w:p>
    <w:p w14:paraId="2DFDC8E4" w14:textId="77777777" w:rsidR="00CD290F" w:rsidRPr="00BF5947" w:rsidRDefault="00CD290F" w:rsidP="00CD290F">
      <w:pPr>
        <w:rPr>
          <w:lang w:val="en-US" w:eastAsia="ru-RU"/>
        </w:rPr>
      </w:pPr>
      <w:proofErr w:type="spellStart"/>
      <w:r w:rsidRPr="00BF5947">
        <w:rPr>
          <w:rFonts w:ascii="Courier New" w:hAnsi="Courier New" w:cs="Courier New"/>
          <w:b/>
          <w:bCs/>
          <w:lang w:val="en-US" w:eastAsia="ru-RU"/>
        </w:rPr>
        <w:t>metal_gpio_set_pin</w:t>
      </w:r>
      <w:proofErr w:type="spellEnd"/>
      <w:r w:rsidRPr="00BF5947">
        <w:rPr>
          <w:rFonts w:ascii="Courier New" w:hAnsi="Courier New" w:cs="Courier New"/>
          <w:b/>
          <w:bCs/>
          <w:lang w:val="en-US" w:eastAsia="ru-RU"/>
        </w:rPr>
        <w:t>()</w:t>
      </w:r>
    </w:p>
    <w:p w14:paraId="7C108E51" w14:textId="77777777" w:rsidR="00044EC2" w:rsidRPr="00C064E2" w:rsidRDefault="00044EC2" w:rsidP="00CD290F">
      <w:pPr>
        <w:pStyle w:val="Heading2"/>
        <w:rPr>
          <w:rFonts w:eastAsiaTheme="minorHAnsi" w:cstheme="minorBidi"/>
          <w:b w:val="0"/>
          <w:sz w:val="24"/>
          <w:szCs w:val="22"/>
          <w:lang w:eastAsia="ru-RU"/>
        </w:rPr>
      </w:pPr>
      <w:bookmarkStart w:id="21" w:name="_Toc151298761"/>
      <w:r w:rsidRPr="00C064E2">
        <w:rPr>
          <w:rFonts w:eastAsiaTheme="minorHAnsi" w:cstheme="minorBidi"/>
          <w:b w:val="0"/>
          <w:sz w:val="24"/>
          <w:szCs w:val="22"/>
          <w:lang w:eastAsia="ru-RU"/>
        </w:rPr>
        <w:t>Обратите внимание, что этот файл находится в папке ./</w:t>
      </w:r>
      <w:proofErr w:type="spellStart"/>
      <w:r w:rsidRPr="00044EC2">
        <w:rPr>
          <w:rFonts w:eastAsiaTheme="minorHAnsi" w:cstheme="minorBidi"/>
          <w:b w:val="0"/>
          <w:sz w:val="24"/>
          <w:szCs w:val="22"/>
          <w:lang w:val="en-US" w:eastAsia="ru-RU"/>
        </w:rPr>
        <w:t>bsp</w:t>
      </w:r>
      <w:proofErr w:type="spellEnd"/>
      <w:r w:rsidRPr="00C064E2">
        <w:rPr>
          <w:rFonts w:eastAsiaTheme="minorHAnsi" w:cstheme="minorBidi"/>
          <w:b w:val="0"/>
          <w:sz w:val="24"/>
          <w:szCs w:val="22"/>
          <w:lang w:eastAsia="ru-RU"/>
        </w:rPr>
        <w:t>/</w:t>
      </w:r>
      <w:r w:rsidRPr="00044EC2">
        <w:rPr>
          <w:rFonts w:eastAsiaTheme="minorHAnsi" w:cstheme="minorBidi"/>
          <w:b w:val="0"/>
          <w:sz w:val="24"/>
          <w:szCs w:val="22"/>
          <w:lang w:val="en-US" w:eastAsia="ru-RU"/>
        </w:rPr>
        <w:t>install</w:t>
      </w:r>
      <w:r w:rsidRPr="00C064E2">
        <w:rPr>
          <w:rFonts w:eastAsiaTheme="minorHAnsi" w:cstheme="minorBidi"/>
          <w:b w:val="0"/>
          <w:sz w:val="24"/>
          <w:szCs w:val="22"/>
          <w:lang w:eastAsia="ru-RU"/>
        </w:rPr>
        <w:t>/</w:t>
      </w:r>
      <w:r w:rsidRPr="00044EC2">
        <w:rPr>
          <w:rFonts w:eastAsiaTheme="minorHAnsi" w:cstheme="minorBidi"/>
          <w:b w:val="0"/>
          <w:sz w:val="24"/>
          <w:szCs w:val="22"/>
          <w:lang w:val="en-US" w:eastAsia="ru-RU"/>
        </w:rPr>
        <w:t>include</w:t>
      </w:r>
      <w:r w:rsidRPr="00C064E2">
        <w:rPr>
          <w:rFonts w:eastAsiaTheme="minorHAnsi" w:cstheme="minorBidi"/>
          <w:b w:val="0"/>
          <w:sz w:val="24"/>
          <w:szCs w:val="22"/>
          <w:lang w:eastAsia="ru-RU"/>
        </w:rPr>
        <w:t>/</w:t>
      </w:r>
      <w:r w:rsidRPr="00044EC2">
        <w:rPr>
          <w:rFonts w:eastAsiaTheme="minorHAnsi" w:cstheme="minorBidi"/>
          <w:b w:val="0"/>
          <w:sz w:val="24"/>
          <w:szCs w:val="22"/>
          <w:lang w:val="en-US" w:eastAsia="ru-RU"/>
        </w:rPr>
        <w:t>metal</w:t>
      </w:r>
      <w:r w:rsidRPr="00C064E2">
        <w:rPr>
          <w:rFonts w:eastAsiaTheme="minorHAnsi" w:cstheme="minorBidi"/>
          <w:b w:val="0"/>
          <w:sz w:val="24"/>
          <w:szCs w:val="22"/>
          <w:lang w:eastAsia="ru-RU"/>
        </w:rPr>
        <w:t>/.</w:t>
      </w:r>
      <w:bookmarkEnd w:id="21"/>
    </w:p>
    <w:p w14:paraId="2230C22C" w14:textId="77777777" w:rsidR="00CD290F" w:rsidRDefault="00764F77" w:rsidP="00CD290F">
      <w:pPr>
        <w:pStyle w:val="Heading2"/>
        <w:rPr>
          <w:rFonts w:eastAsia="Times New Roman"/>
          <w:lang w:val="en-US" w:eastAsia="ru-RU"/>
        </w:rPr>
      </w:pPr>
      <w:bookmarkStart w:id="22" w:name="_Toc151298762"/>
      <w:r>
        <w:rPr>
          <w:rFonts w:eastAsia="Times New Roman"/>
          <w:lang w:eastAsia="ru-RU"/>
        </w:rPr>
        <w:t>Библиотека</w:t>
      </w:r>
      <w:r w:rsidRPr="00764F77">
        <w:rPr>
          <w:rFonts w:eastAsia="Times New Roman"/>
          <w:lang w:val="en-US" w:eastAsia="ru-RU"/>
        </w:rPr>
        <w:t xml:space="preserve"> </w:t>
      </w:r>
      <w:r>
        <w:rPr>
          <w:rFonts w:eastAsia="Times New Roman"/>
          <w:lang w:val="en-US" w:eastAsia="ru-RU"/>
        </w:rPr>
        <w:t xml:space="preserve">Freedom Metal Library </w:t>
      </w:r>
      <w:proofErr w:type="spellStart"/>
      <w:r>
        <w:rPr>
          <w:rFonts w:eastAsia="Times New Roman"/>
          <w:lang w:val="en-US" w:eastAsia="ru-RU"/>
        </w:rPr>
        <w:t>на</w:t>
      </w:r>
      <w:proofErr w:type="spellEnd"/>
      <w:r w:rsidR="00CD290F" w:rsidRPr="00CD290F">
        <w:rPr>
          <w:rFonts w:eastAsia="Times New Roman"/>
          <w:lang w:val="en-US" w:eastAsia="ru-RU"/>
        </w:rPr>
        <w:t xml:space="preserve"> GitHub</w:t>
      </w:r>
      <w:bookmarkEnd w:id="22"/>
    </w:p>
    <w:p w14:paraId="4395D87E" w14:textId="77777777" w:rsidR="00CD290F" w:rsidRPr="00764F77" w:rsidRDefault="00764F77" w:rsidP="00CD290F">
      <w:pPr>
        <w:rPr>
          <w:lang w:eastAsia="ru-RU"/>
        </w:rPr>
      </w:pPr>
      <w:r w:rsidRPr="00764F77">
        <w:rPr>
          <w:lang w:eastAsia="ru-RU"/>
        </w:rPr>
        <w:t xml:space="preserve">Вы можете найти все эти файлы в </w:t>
      </w:r>
      <w:r w:rsidRPr="00764F77">
        <w:rPr>
          <w:lang w:val="en-US" w:eastAsia="ru-RU"/>
        </w:rPr>
        <w:t>Freedom</w:t>
      </w:r>
      <w:r w:rsidRPr="00764F77">
        <w:rPr>
          <w:lang w:eastAsia="ru-RU"/>
        </w:rPr>
        <w:t xml:space="preserve"> </w:t>
      </w:r>
      <w:r w:rsidRPr="00764F77">
        <w:rPr>
          <w:lang w:val="en-US" w:eastAsia="ru-RU"/>
        </w:rPr>
        <w:t>E</w:t>
      </w:r>
      <w:r w:rsidRPr="00764F77">
        <w:rPr>
          <w:lang w:eastAsia="ru-RU"/>
        </w:rPr>
        <w:t xml:space="preserve"> </w:t>
      </w:r>
      <w:r w:rsidRPr="00764F77">
        <w:rPr>
          <w:lang w:val="en-US" w:eastAsia="ru-RU"/>
        </w:rPr>
        <w:t>SDK</w:t>
      </w:r>
      <w:r w:rsidRPr="00764F77">
        <w:rPr>
          <w:lang w:eastAsia="ru-RU"/>
        </w:rPr>
        <w:t xml:space="preserve">. Первым элементом на странице программного обеспечения </w:t>
      </w:r>
      <w:proofErr w:type="spellStart"/>
      <w:r w:rsidRPr="00764F77">
        <w:rPr>
          <w:lang w:val="en-US" w:eastAsia="ru-RU"/>
        </w:rPr>
        <w:t>SiFive</w:t>
      </w:r>
      <w:proofErr w:type="spellEnd"/>
      <w:r w:rsidRPr="00764F77">
        <w:rPr>
          <w:lang w:eastAsia="ru-RU"/>
        </w:rPr>
        <w:t xml:space="preserve"> является ссылка на репозиторий </w:t>
      </w:r>
      <w:proofErr w:type="spellStart"/>
      <w:r w:rsidRPr="00764F77">
        <w:rPr>
          <w:lang w:val="en-US" w:eastAsia="ru-RU"/>
        </w:rPr>
        <w:t>sifive</w:t>
      </w:r>
      <w:proofErr w:type="spellEnd"/>
      <w:r w:rsidRPr="00764F77">
        <w:rPr>
          <w:lang w:eastAsia="ru-RU"/>
        </w:rPr>
        <w:t>/</w:t>
      </w:r>
      <w:r w:rsidRPr="00764F77">
        <w:rPr>
          <w:lang w:val="en-US" w:eastAsia="ru-RU"/>
        </w:rPr>
        <w:t>freedom</w:t>
      </w:r>
      <w:r w:rsidRPr="00764F77">
        <w:rPr>
          <w:lang w:eastAsia="ru-RU"/>
        </w:rPr>
        <w:t>-</w:t>
      </w:r>
      <w:r w:rsidRPr="00764F77">
        <w:rPr>
          <w:lang w:val="en-US" w:eastAsia="ru-RU"/>
        </w:rPr>
        <w:t>e</w:t>
      </w:r>
      <w:r w:rsidRPr="00764F77">
        <w:rPr>
          <w:lang w:eastAsia="ru-RU"/>
        </w:rPr>
        <w:t>-</w:t>
      </w:r>
      <w:proofErr w:type="spellStart"/>
      <w:r w:rsidRPr="00764F77">
        <w:rPr>
          <w:lang w:val="en-US" w:eastAsia="ru-RU"/>
        </w:rPr>
        <w:t>sdk</w:t>
      </w:r>
      <w:proofErr w:type="spellEnd"/>
      <w:r w:rsidRPr="00764F77">
        <w:rPr>
          <w:lang w:eastAsia="ru-RU"/>
        </w:rPr>
        <w:t xml:space="preserve"> на </w:t>
      </w:r>
      <w:r w:rsidRPr="00764F77">
        <w:rPr>
          <w:lang w:val="en-US" w:eastAsia="ru-RU"/>
        </w:rPr>
        <w:t>GitHub</w:t>
      </w:r>
      <w:r w:rsidRPr="00764F77">
        <w:rPr>
          <w:lang w:eastAsia="ru-RU"/>
        </w:rPr>
        <w:t>. Библиотеки, которые мы используем, находятся в папке ./</w:t>
      </w:r>
      <w:r w:rsidRPr="00764F77">
        <w:rPr>
          <w:lang w:val="en-US" w:eastAsia="ru-RU"/>
        </w:rPr>
        <w:t>freedom</w:t>
      </w:r>
      <w:r w:rsidRPr="00764F77">
        <w:rPr>
          <w:lang w:eastAsia="ru-RU"/>
        </w:rPr>
        <w:t>-</w:t>
      </w:r>
      <w:r w:rsidRPr="00764F77">
        <w:rPr>
          <w:lang w:val="en-US" w:eastAsia="ru-RU"/>
        </w:rPr>
        <w:t>metal</w:t>
      </w:r>
      <w:r w:rsidRPr="00764F77">
        <w:rPr>
          <w:lang w:eastAsia="ru-RU"/>
        </w:rPr>
        <w:t>. Затем исходные файлы находятся в папке ./</w:t>
      </w:r>
      <w:proofErr w:type="spellStart"/>
      <w:r w:rsidRPr="00764F77">
        <w:rPr>
          <w:lang w:val="en-US" w:eastAsia="ru-RU"/>
        </w:rPr>
        <w:t>src</w:t>
      </w:r>
      <w:proofErr w:type="spellEnd"/>
      <w:r w:rsidRPr="00764F77">
        <w:rPr>
          <w:lang w:eastAsia="ru-RU"/>
        </w:rPr>
        <w:t>, а заголовочные файлы - в папке ./</w:t>
      </w:r>
      <w:r w:rsidRPr="00764F77">
        <w:rPr>
          <w:lang w:val="en-US" w:eastAsia="ru-RU"/>
        </w:rPr>
        <w:t>metal</w:t>
      </w:r>
      <w:r w:rsidRPr="00764F77">
        <w:rPr>
          <w:lang w:eastAsia="ru-RU"/>
        </w:rPr>
        <w:t>:</w:t>
      </w:r>
      <w:r w:rsidR="00CD290F" w:rsidRPr="00CD290F">
        <w:rPr>
          <w:rFonts w:ascii="inherit" w:hAnsi="inherit"/>
          <w:lang w:val="en-US" w:eastAsia="ru-RU"/>
        </w:rPr>
        <w:t> </w:t>
      </w:r>
    </w:p>
    <w:p w14:paraId="669F30B0" w14:textId="77777777" w:rsidR="00CD290F" w:rsidRPr="00764F77" w:rsidRDefault="00CD290F" w:rsidP="00CD290F">
      <w:pPr>
        <w:jc w:val="center"/>
        <w:rPr>
          <w:lang w:eastAsia="ru-RU"/>
        </w:rPr>
      </w:pPr>
      <w:r w:rsidRPr="00CD290F">
        <w:rPr>
          <w:noProof/>
          <w:lang w:eastAsia="ru-RU"/>
        </w:rPr>
        <w:lastRenderedPageBreak/>
        <w:drawing>
          <wp:inline distT="0" distB="0" distL="0" distR="0" wp14:anchorId="6E5D6218" wp14:editId="35C73F5D">
            <wp:extent cx="5806440" cy="2641930"/>
            <wp:effectExtent l="0" t="0" r="3810" b="6350"/>
            <wp:docPr id="56" name="Рисунок 56" descr="The Freedom Metal Library GitHub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Freedom Metal Library GitHub reposito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4463" cy="2654681"/>
                    </a:xfrm>
                    <a:prstGeom prst="rect">
                      <a:avLst/>
                    </a:prstGeom>
                    <a:noFill/>
                    <a:ln>
                      <a:noFill/>
                    </a:ln>
                  </pic:spPr>
                </pic:pic>
              </a:graphicData>
            </a:graphic>
          </wp:inline>
        </w:drawing>
      </w:r>
      <w:r w:rsidRPr="00764F77">
        <w:rPr>
          <w:lang w:eastAsia="ru-RU"/>
        </w:rPr>
        <w:br/>
      </w:r>
      <w:r w:rsidR="00764F77" w:rsidRPr="00764F77">
        <w:rPr>
          <w:b/>
          <w:bCs/>
          <w:lang w:eastAsia="ru-RU"/>
        </w:rPr>
        <w:t xml:space="preserve">Репозиторий библиотеки </w:t>
      </w:r>
      <w:r w:rsidRPr="00CD290F">
        <w:rPr>
          <w:b/>
          <w:bCs/>
          <w:lang w:val="en-US" w:eastAsia="ru-RU"/>
        </w:rPr>
        <w:t>Freedom</w:t>
      </w:r>
      <w:r w:rsidRPr="00764F77">
        <w:rPr>
          <w:b/>
          <w:bCs/>
          <w:lang w:eastAsia="ru-RU"/>
        </w:rPr>
        <w:t xml:space="preserve"> </w:t>
      </w:r>
      <w:r w:rsidRPr="00CD290F">
        <w:rPr>
          <w:b/>
          <w:bCs/>
          <w:lang w:val="en-US" w:eastAsia="ru-RU"/>
        </w:rPr>
        <w:t>Metal</w:t>
      </w:r>
      <w:r w:rsidRPr="00764F77">
        <w:rPr>
          <w:b/>
          <w:bCs/>
          <w:lang w:eastAsia="ru-RU"/>
        </w:rPr>
        <w:t xml:space="preserve"> </w:t>
      </w:r>
      <w:r w:rsidR="00764F77">
        <w:rPr>
          <w:b/>
          <w:bCs/>
          <w:lang w:eastAsia="ru-RU"/>
        </w:rPr>
        <w:t>на</w:t>
      </w:r>
      <w:r w:rsidRPr="00764F77">
        <w:rPr>
          <w:b/>
          <w:bCs/>
          <w:lang w:eastAsia="ru-RU"/>
        </w:rPr>
        <w:t xml:space="preserve"> </w:t>
      </w:r>
      <w:r w:rsidRPr="00CD290F">
        <w:rPr>
          <w:b/>
          <w:bCs/>
          <w:lang w:val="en-US" w:eastAsia="ru-RU"/>
        </w:rPr>
        <w:t>GitHub</w:t>
      </w:r>
      <w:r w:rsidRPr="00764F77">
        <w:rPr>
          <w:b/>
          <w:bCs/>
          <w:lang w:eastAsia="ru-RU"/>
        </w:rPr>
        <w:t xml:space="preserve"> </w:t>
      </w:r>
    </w:p>
    <w:p w14:paraId="041BC4C1" w14:textId="77777777" w:rsidR="00CD290F" w:rsidRPr="00764F77" w:rsidRDefault="00CD290F" w:rsidP="00CD290F">
      <w:pPr>
        <w:rPr>
          <w:lang w:eastAsia="ru-RU"/>
        </w:rPr>
      </w:pPr>
      <w:r w:rsidRPr="00CD290F">
        <w:rPr>
          <w:rFonts w:ascii="inherit" w:hAnsi="inherit"/>
          <w:lang w:val="en-US" w:eastAsia="ru-RU"/>
        </w:rPr>
        <w:t> </w:t>
      </w:r>
    </w:p>
    <w:p w14:paraId="3857DA69" w14:textId="77777777" w:rsidR="00CD290F" w:rsidRPr="00764F77" w:rsidRDefault="00764F77" w:rsidP="00CD290F">
      <w:pPr>
        <w:rPr>
          <w:lang w:eastAsia="ru-RU"/>
        </w:rPr>
      </w:pPr>
      <w:r w:rsidRPr="00764F77">
        <w:rPr>
          <w:lang w:eastAsia="ru-RU"/>
        </w:rPr>
        <w:t xml:space="preserve">Внизу этой страницы вы можете найти документацию по библиотеке </w:t>
      </w:r>
      <w:r w:rsidRPr="00764F77">
        <w:rPr>
          <w:lang w:val="en-US" w:eastAsia="ru-RU"/>
        </w:rPr>
        <w:t>Freedom</w:t>
      </w:r>
      <w:r w:rsidRPr="00764F77">
        <w:rPr>
          <w:lang w:eastAsia="ru-RU"/>
        </w:rPr>
        <w:t xml:space="preserve"> </w:t>
      </w:r>
      <w:r w:rsidRPr="00764F77">
        <w:rPr>
          <w:lang w:val="en-US" w:eastAsia="ru-RU"/>
        </w:rPr>
        <w:t>Metal</w:t>
      </w:r>
      <w:r w:rsidRPr="00764F77">
        <w:rPr>
          <w:lang w:eastAsia="ru-RU"/>
        </w:rPr>
        <w:t>:</w:t>
      </w:r>
      <w:r w:rsidR="00CD290F" w:rsidRPr="00CD290F">
        <w:rPr>
          <w:rFonts w:ascii="inherit" w:hAnsi="inherit"/>
          <w:lang w:val="en-US" w:eastAsia="ru-RU"/>
        </w:rPr>
        <w:t> </w:t>
      </w:r>
    </w:p>
    <w:p w14:paraId="1D62ADC3" w14:textId="77777777" w:rsidR="00764F77" w:rsidRPr="00764F77" w:rsidRDefault="00CD290F" w:rsidP="00764F77">
      <w:pPr>
        <w:jc w:val="center"/>
        <w:rPr>
          <w:b/>
          <w:bCs/>
          <w:lang w:eastAsia="ru-RU"/>
        </w:rPr>
      </w:pPr>
      <w:r w:rsidRPr="00CD290F">
        <w:rPr>
          <w:noProof/>
          <w:lang w:eastAsia="ru-RU"/>
        </w:rPr>
        <w:drawing>
          <wp:inline distT="0" distB="0" distL="0" distR="0" wp14:anchorId="1BC9ECA0" wp14:editId="2C876C3A">
            <wp:extent cx="5585460" cy="3332126"/>
            <wp:effectExtent l="0" t="0" r="0" b="1905"/>
            <wp:docPr id="55" name="Рисунок 55" descr="The Freedom Metal Library documentation in HTML format,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Freedom Metal Library documentation in HTML format, on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763" cy="3341852"/>
                    </a:xfrm>
                    <a:prstGeom prst="rect">
                      <a:avLst/>
                    </a:prstGeom>
                    <a:noFill/>
                    <a:ln>
                      <a:noFill/>
                    </a:ln>
                  </pic:spPr>
                </pic:pic>
              </a:graphicData>
            </a:graphic>
          </wp:inline>
        </w:drawing>
      </w:r>
      <w:r w:rsidRPr="00764F77">
        <w:rPr>
          <w:lang w:eastAsia="ru-RU"/>
        </w:rPr>
        <w:br/>
      </w:r>
      <w:r w:rsidR="00764F77" w:rsidRPr="00764F77">
        <w:rPr>
          <w:b/>
          <w:bCs/>
          <w:lang w:eastAsia="ru-RU"/>
        </w:rPr>
        <w:t xml:space="preserve">Документация библиотеки </w:t>
      </w:r>
      <w:r w:rsidR="00764F77" w:rsidRPr="00764F77">
        <w:rPr>
          <w:b/>
          <w:bCs/>
          <w:lang w:val="en-US" w:eastAsia="ru-RU"/>
        </w:rPr>
        <w:t>Freedom</w:t>
      </w:r>
      <w:r w:rsidR="00764F77" w:rsidRPr="00764F77">
        <w:rPr>
          <w:b/>
          <w:bCs/>
          <w:lang w:eastAsia="ru-RU"/>
        </w:rPr>
        <w:t xml:space="preserve"> </w:t>
      </w:r>
      <w:r w:rsidR="00764F77" w:rsidRPr="00764F77">
        <w:rPr>
          <w:b/>
          <w:bCs/>
          <w:lang w:val="en-US" w:eastAsia="ru-RU"/>
        </w:rPr>
        <w:t>Metal</w:t>
      </w:r>
      <w:r w:rsidR="00764F77" w:rsidRPr="00764F77">
        <w:rPr>
          <w:b/>
          <w:bCs/>
          <w:lang w:eastAsia="ru-RU"/>
        </w:rPr>
        <w:t xml:space="preserve"> в формате </w:t>
      </w:r>
      <w:r w:rsidR="00764F77" w:rsidRPr="00764F77">
        <w:rPr>
          <w:b/>
          <w:bCs/>
          <w:lang w:val="en-US" w:eastAsia="ru-RU"/>
        </w:rPr>
        <w:t>HTML</w:t>
      </w:r>
      <w:r w:rsidR="00764F77" w:rsidRPr="00764F77">
        <w:rPr>
          <w:b/>
          <w:bCs/>
          <w:lang w:eastAsia="ru-RU"/>
        </w:rPr>
        <w:t xml:space="preserve"> на </w:t>
      </w:r>
      <w:r w:rsidR="00764F77" w:rsidRPr="00764F77">
        <w:rPr>
          <w:b/>
          <w:bCs/>
          <w:lang w:val="en-US" w:eastAsia="ru-RU"/>
        </w:rPr>
        <w:t>GitHub</w:t>
      </w:r>
    </w:p>
    <w:p w14:paraId="6DB0CD7B" w14:textId="77777777" w:rsidR="00CD290F" w:rsidRPr="00764F77" w:rsidRDefault="00764F77" w:rsidP="00764F77">
      <w:pPr>
        <w:pStyle w:val="Heading2"/>
      </w:pPr>
      <w:bookmarkStart w:id="23" w:name="_Toc151298763"/>
      <w:r>
        <w:t>Библиотека</w:t>
      </w:r>
      <w:r w:rsidR="00CD290F" w:rsidRPr="00764F77">
        <w:t xml:space="preserve"> </w:t>
      </w:r>
      <w:r w:rsidR="00CD290F" w:rsidRPr="00CD290F">
        <w:rPr>
          <w:lang w:val="en-US"/>
        </w:rPr>
        <w:t>Freedom</w:t>
      </w:r>
      <w:r w:rsidR="00CD290F" w:rsidRPr="00764F77">
        <w:t xml:space="preserve"> </w:t>
      </w:r>
      <w:r w:rsidR="00CD290F" w:rsidRPr="00CD290F">
        <w:rPr>
          <w:lang w:val="en-US"/>
        </w:rPr>
        <w:t>Metal</w:t>
      </w:r>
      <w:r w:rsidR="00CD290F" w:rsidRPr="00764F77">
        <w:t xml:space="preserve"> </w:t>
      </w:r>
      <w:r>
        <w:t>на вашем компьютере</w:t>
      </w:r>
      <w:bookmarkEnd w:id="23"/>
    </w:p>
    <w:p w14:paraId="32C7D801" w14:textId="77777777" w:rsidR="00764F77" w:rsidRPr="00764F77" w:rsidRDefault="00764F77" w:rsidP="00CD290F">
      <w:r w:rsidRPr="00764F77">
        <w:t xml:space="preserve">Библиотека </w:t>
      </w:r>
      <w:r w:rsidRPr="00764F77">
        <w:rPr>
          <w:lang w:val="en-US"/>
        </w:rPr>
        <w:t>Freedom</w:t>
      </w:r>
      <w:r w:rsidRPr="00764F77">
        <w:t xml:space="preserve"> </w:t>
      </w:r>
      <w:r w:rsidRPr="00764F77">
        <w:rPr>
          <w:lang w:val="en-US"/>
        </w:rPr>
        <w:t>Metal</w:t>
      </w:r>
      <w:r w:rsidRPr="00764F77">
        <w:t xml:space="preserve"> в папке вашего проекта</w:t>
      </w:r>
    </w:p>
    <w:p w14:paraId="37B65CA1" w14:textId="77777777" w:rsidR="00CD290F" w:rsidRPr="00764F77" w:rsidRDefault="00764F77" w:rsidP="00CD290F">
      <w:r w:rsidRPr="00764F77">
        <w:t xml:space="preserve">Напомним, что мы не устанавливали эти два флажка при создании обоих проектов </w:t>
      </w:r>
      <w:r w:rsidRPr="00764F77">
        <w:rPr>
          <w:lang w:val="en-US"/>
        </w:rPr>
        <w:t>Freedom</w:t>
      </w:r>
      <w:r w:rsidRPr="00764F77">
        <w:t xml:space="preserve"> </w:t>
      </w:r>
      <w:r w:rsidRPr="00764F77">
        <w:rPr>
          <w:lang w:val="en-US"/>
        </w:rPr>
        <w:t>E</w:t>
      </w:r>
      <w:r w:rsidRPr="00764F77">
        <w:t xml:space="preserve"> </w:t>
      </w:r>
      <w:r w:rsidRPr="00764F77">
        <w:rPr>
          <w:lang w:val="en-US"/>
        </w:rPr>
        <w:t>SDK</w:t>
      </w:r>
      <w:r w:rsidRPr="00764F77">
        <w:t>:</w:t>
      </w:r>
      <w:r w:rsidR="00CD290F" w:rsidRPr="00CD290F">
        <w:rPr>
          <w:rFonts w:ascii="inherit" w:hAnsi="inherit"/>
          <w:lang w:val="en-US"/>
        </w:rPr>
        <w:t> </w:t>
      </w:r>
    </w:p>
    <w:p w14:paraId="6A0C6427" w14:textId="77777777" w:rsidR="00CD290F" w:rsidRPr="00764F77" w:rsidRDefault="00CD290F" w:rsidP="00CD290F">
      <w:pPr>
        <w:jc w:val="center"/>
      </w:pPr>
      <w:r>
        <w:rPr>
          <w:noProof/>
          <w:lang w:eastAsia="ru-RU"/>
        </w:rPr>
        <w:lastRenderedPageBreak/>
        <w:drawing>
          <wp:inline distT="0" distB="0" distL="0" distR="0" wp14:anchorId="624FA617" wp14:editId="24A3A2F7">
            <wp:extent cx="4762500" cy="685800"/>
            <wp:effectExtent l="0" t="0" r="0" b="0"/>
            <wp:docPr id="59" name="Рисунок 59" descr="Two unchecked boxes in the project cre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wo unchecked boxes in the project creation wiz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685800"/>
                    </a:xfrm>
                    <a:prstGeom prst="rect">
                      <a:avLst/>
                    </a:prstGeom>
                    <a:noFill/>
                    <a:ln>
                      <a:noFill/>
                    </a:ln>
                  </pic:spPr>
                </pic:pic>
              </a:graphicData>
            </a:graphic>
          </wp:inline>
        </w:drawing>
      </w:r>
      <w:r w:rsidRPr="00764F77">
        <w:br/>
      </w:r>
      <w:r w:rsidR="00764F77" w:rsidRPr="00764F77">
        <w:rPr>
          <w:rStyle w:val="Strong"/>
          <w:rFonts w:ascii="Arial" w:hAnsi="Arial" w:cs="Arial"/>
          <w:color w:val="454545"/>
          <w:sz w:val="27"/>
          <w:szCs w:val="27"/>
        </w:rPr>
        <w:t>Два неустановленных флажка в мастере создания проекта</w:t>
      </w:r>
    </w:p>
    <w:p w14:paraId="786B19EF" w14:textId="77777777" w:rsidR="00CD290F" w:rsidRPr="00764F77" w:rsidRDefault="00CD290F" w:rsidP="00CD290F">
      <w:r w:rsidRPr="00CD290F">
        <w:rPr>
          <w:rFonts w:ascii="inherit" w:hAnsi="inherit"/>
          <w:lang w:val="en-US"/>
        </w:rPr>
        <w:t> </w:t>
      </w:r>
    </w:p>
    <w:p w14:paraId="3FCEEA00" w14:textId="77777777" w:rsidR="00CD290F" w:rsidRPr="00764F77" w:rsidRDefault="00764F77" w:rsidP="00CD290F">
      <w:r w:rsidRPr="00764F77">
        <w:t xml:space="preserve">При наведении курсора на эти флажки отображаются всплывающие подсказки, объясняющие, что, если их не устанавливать, создается локальная копия библиотек в каталоге вашего проекта. Это означает, что у вас есть копия исходных файлов и документации в папках вашего проекта. Здесь у нас есть документация в папке проекта </w:t>
      </w:r>
      <w:r w:rsidRPr="00764F77">
        <w:rPr>
          <w:lang w:val="en-US"/>
        </w:rPr>
        <w:t>Blinky</w:t>
      </w:r>
      <w:r w:rsidRPr="00764F77">
        <w:t xml:space="preserve">, которая начинается с файла </w:t>
      </w:r>
      <w:r w:rsidRPr="00764F77">
        <w:rPr>
          <w:lang w:val="en-US"/>
        </w:rPr>
        <w:t>index</w:t>
      </w:r>
      <w:r w:rsidRPr="00764F77">
        <w:t>.</w:t>
      </w:r>
      <w:r w:rsidRPr="00764F77">
        <w:rPr>
          <w:lang w:val="en-US"/>
        </w:rPr>
        <w:t>html</w:t>
      </w:r>
      <w:r w:rsidR="00CD290F" w:rsidRPr="00764F77">
        <w:t>:</w:t>
      </w:r>
    </w:p>
    <w:p w14:paraId="7FF3C55B" w14:textId="77777777" w:rsidR="00CD290F" w:rsidRPr="00764F77" w:rsidRDefault="00CD290F" w:rsidP="00CD290F">
      <w:r w:rsidRPr="00CD290F">
        <w:rPr>
          <w:rFonts w:ascii="inherit" w:hAnsi="inherit"/>
          <w:lang w:val="en-US"/>
        </w:rPr>
        <w:t> </w:t>
      </w:r>
    </w:p>
    <w:p w14:paraId="45E73F93" w14:textId="77777777" w:rsidR="00CD290F" w:rsidRPr="00764F77" w:rsidRDefault="00CD290F" w:rsidP="00CD290F">
      <w:pPr>
        <w:jc w:val="center"/>
      </w:pPr>
      <w:r>
        <w:rPr>
          <w:noProof/>
          <w:lang w:eastAsia="ru-RU"/>
        </w:rPr>
        <w:drawing>
          <wp:inline distT="0" distB="0" distL="0" distR="0" wp14:anchorId="34AF92B5" wp14:editId="4E9BED57">
            <wp:extent cx="5455920" cy="2431781"/>
            <wp:effectExtent l="0" t="0" r="0" b="6985"/>
            <wp:docPr id="58" name="Рисунок 58" descr="Location of the HTML documentation in a project’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cation of the HTML documentation in a project’s fol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5354" cy="2444900"/>
                    </a:xfrm>
                    <a:prstGeom prst="rect">
                      <a:avLst/>
                    </a:prstGeom>
                    <a:noFill/>
                    <a:ln>
                      <a:noFill/>
                    </a:ln>
                  </pic:spPr>
                </pic:pic>
              </a:graphicData>
            </a:graphic>
          </wp:inline>
        </w:drawing>
      </w:r>
      <w:r w:rsidRPr="00764F77">
        <w:br/>
      </w:r>
      <w:r w:rsidR="00764F77" w:rsidRPr="00764F77">
        <w:rPr>
          <w:rStyle w:val="Strong"/>
          <w:rFonts w:ascii="Arial" w:hAnsi="Arial" w:cs="Arial"/>
          <w:color w:val="454545"/>
          <w:sz w:val="27"/>
          <w:szCs w:val="27"/>
        </w:rPr>
        <w:t xml:space="preserve">Расположение </w:t>
      </w:r>
      <w:r w:rsidR="00764F77" w:rsidRPr="00764F77">
        <w:rPr>
          <w:rStyle w:val="Strong"/>
          <w:rFonts w:ascii="Arial" w:hAnsi="Arial" w:cs="Arial"/>
          <w:color w:val="454545"/>
          <w:sz w:val="27"/>
          <w:szCs w:val="27"/>
          <w:lang w:val="en-US"/>
        </w:rPr>
        <w:t>HTML</w:t>
      </w:r>
      <w:r w:rsidR="00764F77" w:rsidRPr="00764F77">
        <w:rPr>
          <w:rStyle w:val="Strong"/>
          <w:rFonts w:ascii="Arial" w:hAnsi="Arial" w:cs="Arial"/>
          <w:color w:val="454545"/>
          <w:sz w:val="27"/>
          <w:szCs w:val="27"/>
        </w:rPr>
        <w:t>-документации в папке проекта</w:t>
      </w:r>
    </w:p>
    <w:p w14:paraId="537ECCA2" w14:textId="77777777" w:rsidR="00CD290F" w:rsidRPr="00764F77" w:rsidRDefault="00CD290F" w:rsidP="00CD290F">
      <w:r w:rsidRPr="00CD290F">
        <w:rPr>
          <w:rFonts w:ascii="inherit" w:hAnsi="inherit"/>
          <w:lang w:val="en-US"/>
        </w:rPr>
        <w:t> </w:t>
      </w:r>
    </w:p>
    <w:p w14:paraId="427D41B6" w14:textId="77777777" w:rsidR="00CD290F" w:rsidRPr="00CD290F" w:rsidRDefault="00764F77" w:rsidP="00CD290F">
      <w:pPr>
        <w:rPr>
          <w:lang w:val="en-US"/>
        </w:rPr>
      </w:pPr>
      <w:proofErr w:type="spellStart"/>
      <w:r w:rsidRPr="00764F77">
        <w:rPr>
          <w:lang w:val="en-US"/>
        </w:rPr>
        <w:t>Библиотека</w:t>
      </w:r>
      <w:proofErr w:type="spellEnd"/>
      <w:r w:rsidRPr="00764F77">
        <w:rPr>
          <w:lang w:val="en-US"/>
        </w:rPr>
        <w:t xml:space="preserve"> Freedom Metal в Freedom Studio</w:t>
      </w:r>
    </w:p>
    <w:p w14:paraId="5A4EBB4E" w14:textId="77777777" w:rsidR="00CD290F" w:rsidRPr="00764F77" w:rsidRDefault="00764F77" w:rsidP="00CD290F">
      <w:r w:rsidRPr="00764F77">
        <w:t xml:space="preserve">Библиотека </w:t>
      </w:r>
      <w:r w:rsidRPr="00764F77">
        <w:rPr>
          <w:lang w:val="en-US"/>
        </w:rPr>
        <w:t>Freedom</w:t>
      </w:r>
      <w:r w:rsidRPr="00764F77">
        <w:t xml:space="preserve"> </w:t>
      </w:r>
      <w:r w:rsidRPr="00764F77">
        <w:rPr>
          <w:lang w:val="en-US"/>
        </w:rPr>
        <w:t>Metal</w:t>
      </w:r>
      <w:r w:rsidRPr="00764F77">
        <w:t xml:space="preserve"> интегрирована в </w:t>
      </w:r>
      <w:r w:rsidRPr="00764F77">
        <w:rPr>
          <w:lang w:val="en-US"/>
        </w:rPr>
        <w:t>Freedom</w:t>
      </w:r>
      <w:r w:rsidRPr="00764F77">
        <w:t xml:space="preserve"> </w:t>
      </w:r>
      <w:r w:rsidRPr="00764F77">
        <w:rPr>
          <w:lang w:val="en-US"/>
        </w:rPr>
        <w:t>Studio</w:t>
      </w:r>
      <w:r w:rsidRPr="00764F77">
        <w:t xml:space="preserve">, поскольку она поддерживает все микропроцессоры и микроконтроллеры </w:t>
      </w:r>
      <w:proofErr w:type="spellStart"/>
      <w:r w:rsidRPr="00764F77">
        <w:rPr>
          <w:lang w:val="en-US"/>
        </w:rPr>
        <w:t>SiFive</w:t>
      </w:r>
      <w:proofErr w:type="spellEnd"/>
      <w:r w:rsidRPr="00764F77">
        <w:t>. Благодаря этому вы можете легко найти его документацию в меню "Справка".</w:t>
      </w:r>
    </w:p>
    <w:p w14:paraId="19749786" w14:textId="77777777" w:rsidR="00CD290F" w:rsidRPr="00764F77" w:rsidRDefault="00CD290F" w:rsidP="00CD290F">
      <w:r w:rsidRPr="00CD290F">
        <w:rPr>
          <w:rFonts w:ascii="inherit" w:hAnsi="inherit"/>
          <w:lang w:val="en-US"/>
        </w:rPr>
        <w:t> </w:t>
      </w:r>
    </w:p>
    <w:p w14:paraId="28E5B0A5" w14:textId="77777777" w:rsidR="00CD290F" w:rsidRPr="00764F77" w:rsidRDefault="00CD290F" w:rsidP="00CD290F">
      <w:pPr>
        <w:jc w:val="center"/>
      </w:pPr>
      <w:r>
        <w:rPr>
          <w:noProof/>
          <w:lang w:eastAsia="ru-RU"/>
        </w:rPr>
        <w:lastRenderedPageBreak/>
        <w:drawing>
          <wp:inline distT="0" distB="0" distL="0" distR="0" wp14:anchorId="4EECF64D" wp14:editId="73B1BDB0">
            <wp:extent cx="5554980" cy="1422075"/>
            <wp:effectExtent l="0" t="0" r="7620" b="6985"/>
            <wp:docPr id="57" name="Рисунок 57" descr="The help menu showing the “Open Freedom Metal API Documentat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help menu showing the “Open Freedom Metal API Documentation” op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226" cy="1435450"/>
                    </a:xfrm>
                    <a:prstGeom prst="rect">
                      <a:avLst/>
                    </a:prstGeom>
                    <a:noFill/>
                    <a:ln>
                      <a:noFill/>
                    </a:ln>
                  </pic:spPr>
                </pic:pic>
              </a:graphicData>
            </a:graphic>
          </wp:inline>
        </w:drawing>
      </w:r>
      <w:r w:rsidRPr="00764F77">
        <w:br/>
      </w:r>
      <w:r w:rsidR="00764F77" w:rsidRPr="00764F77">
        <w:rPr>
          <w:rStyle w:val="Strong"/>
          <w:rFonts w:ascii="Arial" w:hAnsi="Arial" w:cs="Arial"/>
          <w:color w:val="454545"/>
          <w:sz w:val="27"/>
          <w:szCs w:val="27"/>
        </w:rPr>
        <w:t xml:space="preserve">К </w:t>
      </w:r>
      <w:r w:rsidR="00764F77" w:rsidRPr="00764F77">
        <w:rPr>
          <w:rStyle w:val="Strong"/>
          <w:rFonts w:ascii="Arial" w:hAnsi="Arial" w:cs="Arial"/>
          <w:color w:val="454545"/>
          <w:sz w:val="27"/>
          <w:szCs w:val="27"/>
          <w:lang w:val="en-US"/>
        </w:rPr>
        <w:t>HTML</w:t>
      </w:r>
      <w:r w:rsidR="00764F77" w:rsidRPr="00764F77">
        <w:rPr>
          <w:rStyle w:val="Strong"/>
          <w:rFonts w:ascii="Arial" w:hAnsi="Arial" w:cs="Arial"/>
          <w:color w:val="454545"/>
          <w:sz w:val="27"/>
          <w:szCs w:val="27"/>
        </w:rPr>
        <w:t>-документации можно легко получить доступ из меню справки</w:t>
      </w:r>
    </w:p>
    <w:p w14:paraId="0EB66FEE" w14:textId="77777777" w:rsidR="00CD290F" w:rsidRPr="00764F77" w:rsidRDefault="00CD290F" w:rsidP="00CD290F">
      <w:r w:rsidRPr="00CD290F">
        <w:rPr>
          <w:rFonts w:ascii="inherit" w:hAnsi="inherit"/>
          <w:lang w:val="en-US"/>
        </w:rPr>
        <w:t> </w:t>
      </w:r>
    </w:p>
    <w:p w14:paraId="07F0A39A" w14:textId="77777777" w:rsidR="00CD290F" w:rsidRPr="00764F77" w:rsidRDefault="00764F77" w:rsidP="00CD290F">
      <w:r w:rsidRPr="00764F77">
        <w:t>Как вы можете видеть, меню "Справка" содержит множество других полезных документов и ссылок. Найдите минутку, чтобы изучить те, которые кажутся вам интересными</w:t>
      </w:r>
      <w:r w:rsidR="00CD290F" w:rsidRPr="00764F77">
        <w:t>.</w:t>
      </w:r>
    </w:p>
    <w:p w14:paraId="35C10FE1" w14:textId="77777777" w:rsidR="00CD290F" w:rsidRPr="00764F77" w:rsidRDefault="00CD290F" w:rsidP="00CD290F"/>
    <w:p w14:paraId="4A8B08C6" w14:textId="77777777" w:rsidR="00CD290F" w:rsidRPr="00764F77" w:rsidRDefault="00764F77" w:rsidP="00CD290F">
      <w:pPr>
        <w:pStyle w:val="Heading2"/>
        <w:rPr>
          <w:sz w:val="48"/>
        </w:rPr>
      </w:pPr>
      <w:bookmarkStart w:id="24" w:name="_Toc151298764"/>
      <w:r>
        <w:t>Итоги главы</w:t>
      </w:r>
      <w:bookmarkEnd w:id="24"/>
    </w:p>
    <w:p w14:paraId="52DC6C32" w14:textId="77777777" w:rsidR="00764F77" w:rsidRPr="00764F77" w:rsidRDefault="00764F77" w:rsidP="00CD290F">
      <w:pPr>
        <w:rPr>
          <w:lang w:eastAsia="ru-RU"/>
        </w:rPr>
      </w:pPr>
      <w:r w:rsidRPr="00764F77">
        <w:rPr>
          <w:lang w:eastAsia="ru-RU"/>
        </w:rPr>
        <w:t>Отлично! Вы справились с этой главой.</w:t>
      </w:r>
    </w:p>
    <w:p w14:paraId="6D2F92F4" w14:textId="77777777" w:rsidR="00CD290F" w:rsidRPr="00764F77" w:rsidRDefault="00764F77" w:rsidP="00CD290F">
      <w:pPr>
        <w:rPr>
          <w:lang w:eastAsia="ru-RU"/>
        </w:rPr>
      </w:pPr>
      <w:r w:rsidRPr="00764F77">
        <w:rPr>
          <w:lang w:eastAsia="ru-RU"/>
        </w:rPr>
        <w:t>Приобретенные вами навыки сразу же пригодятся, когда вы начнете писать свои собственные приложения</w:t>
      </w:r>
      <w:r w:rsidR="00CD290F" w:rsidRPr="00764F77">
        <w:rPr>
          <w:lang w:eastAsia="ru-RU"/>
        </w:rPr>
        <w:t>.</w:t>
      </w:r>
    </w:p>
    <w:p w14:paraId="55257DD8" w14:textId="77777777" w:rsidR="00CD290F" w:rsidRPr="00764F77" w:rsidRDefault="00764F77" w:rsidP="00764F77">
      <w:pPr>
        <w:pStyle w:val="ListParagraph"/>
        <w:numPr>
          <w:ilvl w:val="0"/>
          <w:numId w:val="27"/>
        </w:numPr>
        <w:rPr>
          <w:lang w:eastAsia="ru-RU"/>
        </w:rPr>
      </w:pPr>
      <w:r w:rsidRPr="00764F77">
        <w:rPr>
          <w:lang w:eastAsia="ru-RU"/>
        </w:rPr>
        <w:t>Теперь вы знаете, где искать любую необходимую вам информацию в документации</w:t>
      </w:r>
      <w:r w:rsidR="00CD290F" w:rsidRPr="00764F77">
        <w:rPr>
          <w:lang w:eastAsia="ru-RU"/>
        </w:rPr>
        <w:t>.</w:t>
      </w:r>
    </w:p>
    <w:p w14:paraId="1A59B431" w14:textId="77777777" w:rsidR="00CD290F" w:rsidRPr="00764F77" w:rsidRDefault="00764F77" w:rsidP="00764F77">
      <w:pPr>
        <w:pStyle w:val="ListParagraph"/>
        <w:numPr>
          <w:ilvl w:val="0"/>
          <w:numId w:val="27"/>
        </w:numPr>
        <w:rPr>
          <w:lang w:eastAsia="ru-RU"/>
        </w:rPr>
      </w:pPr>
      <w:r w:rsidRPr="00764F77">
        <w:rPr>
          <w:lang w:eastAsia="ru-RU"/>
        </w:rPr>
        <w:t xml:space="preserve">Вы знаете некоторые основные сведения о микроконтроллере </w:t>
      </w:r>
      <w:r w:rsidRPr="00764F77">
        <w:rPr>
          <w:lang w:val="en-US" w:eastAsia="ru-RU"/>
        </w:rPr>
        <w:t>FE</w:t>
      </w:r>
      <w:r w:rsidRPr="00764F77">
        <w:rPr>
          <w:lang w:eastAsia="ru-RU"/>
        </w:rPr>
        <w:t>310</w:t>
      </w:r>
      <w:r w:rsidR="00CD290F" w:rsidRPr="00764F77">
        <w:rPr>
          <w:lang w:eastAsia="ru-RU"/>
        </w:rPr>
        <w:t>.</w:t>
      </w:r>
    </w:p>
    <w:p w14:paraId="7E6284C7" w14:textId="77777777" w:rsidR="00CD290F" w:rsidRPr="00764F77" w:rsidRDefault="00764F77" w:rsidP="00764F77">
      <w:pPr>
        <w:pStyle w:val="ListParagraph"/>
        <w:numPr>
          <w:ilvl w:val="0"/>
          <w:numId w:val="27"/>
        </w:numPr>
        <w:rPr>
          <w:lang w:eastAsia="ru-RU"/>
        </w:rPr>
      </w:pPr>
      <w:r w:rsidRPr="00764F77">
        <w:rPr>
          <w:lang w:eastAsia="ru-RU"/>
        </w:rPr>
        <w:t xml:space="preserve">Вы также узнали, как найти определение любой функции, используя специальные возможности </w:t>
      </w:r>
      <w:r w:rsidRPr="00764F77">
        <w:rPr>
          <w:lang w:val="en-US" w:eastAsia="ru-RU"/>
        </w:rPr>
        <w:t>Freedom</w:t>
      </w:r>
      <w:r w:rsidRPr="00764F77">
        <w:rPr>
          <w:lang w:eastAsia="ru-RU"/>
        </w:rPr>
        <w:t xml:space="preserve"> </w:t>
      </w:r>
      <w:r w:rsidRPr="00764F77">
        <w:rPr>
          <w:lang w:val="en-US" w:eastAsia="ru-RU"/>
        </w:rPr>
        <w:t>Studio</w:t>
      </w:r>
      <w:r w:rsidRPr="00764F77">
        <w:rPr>
          <w:lang w:eastAsia="ru-RU"/>
        </w:rPr>
        <w:t>.</w:t>
      </w:r>
    </w:p>
    <w:p w14:paraId="248CC35A" w14:textId="77777777" w:rsidR="00CD290F" w:rsidRPr="00764F77" w:rsidRDefault="00764F77" w:rsidP="00764F77">
      <w:pPr>
        <w:pStyle w:val="ListParagraph"/>
        <w:numPr>
          <w:ilvl w:val="0"/>
          <w:numId w:val="27"/>
        </w:numPr>
        <w:rPr>
          <w:lang w:eastAsia="ru-RU"/>
        </w:rPr>
      </w:pPr>
      <w:r w:rsidRPr="00764F77">
        <w:rPr>
          <w:lang w:eastAsia="ru-RU"/>
        </w:rPr>
        <w:t xml:space="preserve">Мы рассмотрели 3 способа доступа к документации библиотеки </w:t>
      </w:r>
      <w:r w:rsidRPr="00764F77">
        <w:rPr>
          <w:lang w:val="en-US" w:eastAsia="ru-RU"/>
        </w:rPr>
        <w:t>Freedom</w:t>
      </w:r>
      <w:r w:rsidRPr="00764F77">
        <w:rPr>
          <w:lang w:eastAsia="ru-RU"/>
        </w:rPr>
        <w:t xml:space="preserve"> </w:t>
      </w:r>
      <w:r w:rsidRPr="00764F77">
        <w:rPr>
          <w:lang w:val="en-US" w:eastAsia="ru-RU"/>
        </w:rPr>
        <w:t>Metal</w:t>
      </w:r>
      <w:r w:rsidR="00CD290F" w:rsidRPr="00764F77">
        <w:rPr>
          <w:lang w:eastAsia="ru-RU"/>
        </w:rPr>
        <w:t>.</w:t>
      </w:r>
    </w:p>
    <w:p w14:paraId="472F0D51" w14:textId="77777777" w:rsidR="00CD290F" w:rsidRDefault="00764F77" w:rsidP="00CD290F">
      <w:pPr>
        <w:rPr>
          <w:ins w:id="25" w:author="Andrew Ilchenko" w:date="2023-11-19T15:04:00Z"/>
          <w:lang w:eastAsia="ru-RU"/>
        </w:rPr>
      </w:pPr>
      <w:r w:rsidRPr="00764F77">
        <w:rPr>
          <w:lang w:eastAsia="ru-RU"/>
        </w:rPr>
        <w:t>Не стесняйтесь возвращаться к этому материалу, если вам понадобится освежить его в памяти в будущем.</w:t>
      </w:r>
    </w:p>
    <w:p w14:paraId="6915C4AA" w14:textId="77777777" w:rsidR="004848B2" w:rsidRDefault="004848B2" w:rsidP="00CD290F">
      <w:pPr>
        <w:rPr>
          <w:ins w:id="26" w:author="Andrew Ilchenko" w:date="2023-11-19T15:04:00Z"/>
          <w:lang w:eastAsia="ru-RU"/>
        </w:rPr>
      </w:pPr>
    </w:p>
    <w:p w14:paraId="30315FEE" w14:textId="77777777" w:rsidR="004848B2" w:rsidRDefault="004848B2" w:rsidP="00CD290F">
      <w:pPr>
        <w:rPr>
          <w:ins w:id="27" w:author="Andrew Ilchenko" w:date="2023-11-19T15:04:00Z"/>
          <w:lang w:eastAsia="ru-RU"/>
        </w:rPr>
      </w:pPr>
    </w:p>
    <w:p w14:paraId="5276F14E" w14:textId="352D1D3C" w:rsidR="004848B2" w:rsidRDefault="004848B2">
      <w:pPr>
        <w:pStyle w:val="TOC1"/>
        <w:tabs>
          <w:tab w:val="right" w:leader="dot" w:pos="9345"/>
        </w:tabs>
        <w:rPr>
          <w:ins w:id="28" w:author="Andrew Ilchenko" w:date="2023-11-19T15:05:00Z"/>
          <w:noProof/>
        </w:rPr>
      </w:pPr>
      <w:ins w:id="29" w:author="Andrew Ilchenko" w:date="2023-11-19T15:05:00Z">
        <w:r>
          <w:rPr>
            <w:lang w:eastAsia="ru-RU"/>
          </w:rPr>
          <w:fldChar w:fldCharType="begin"/>
        </w:r>
        <w:r>
          <w:rPr>
            <w:lang w:eastAsia="ru-RU"/>
          </w:rPr>
          <w:instrText xml:space="preserve"> TOC \o "1-3" \h \z \u </w:instrText>
        </w:r>
      </w:ins>
      <w:r>
        <w:rPr>
          <w:lang w:eastAsia="ru-RU"/>
        </w:rPr>
        <w:fldChar w:fldCharType="separate"/>
      </w:r>
      <w:ins w:id="30"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"_Toc151298740"</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Представление</w:t>
        </w:r>
        <w:r>
          <w:rPr>
            <w:noProof/>
            <w:webHidden/>
          </w:rPr>
          <w:tab/>
        </w:r>
        <w:r>
          <w:rPr>
            <w:noProof/>
            <w:webHidden/>
          </w:rPr>
          <w:fldChar w:fldCharType="begin"/>
        </w:r>
        <w:r>
          <w:rPr>
            <w:noProof/>
            <w:webHidden/>
          </w:rPr>
          <w:instrText xml:space="preserve"> PAGEREF _Toc151298740 \h </w:instrText>
        </w:r>
        <w:r>
          <w:rPr>
            <w:noProof/>
            <w:webHidden/>
          </w:rPr>
        </w:r>
      </w:ins>
      <w:r>
        <w:rPr>
          <w:noProof/>
          <w:webHidden/>
        </w:rPr>
        <w:fldChar w:fldCharType="separate"/>
      </w:r>
      <w:ins w:id="31" w:author="Andrew Ilchenko" w:date="2023-11-19T15:05:00Z">
        <w:r>
          <w:rPr>
            <w:noProof/>
            <w:webHidden/>
          </w:rPr>
          <w:t>1</w:t>
        </w:r>
        <w:r>
          <w:rPr>
            <w:noProof/>
            <w:webHidden/>
          </w:rPr>
          <w:fldChar w:fldCharType="end"/>
        </w:r>
        <w:r w:rsidRPr="00427DFC">
          <w:rPr>
            <w:rStyle w:val="Hyperlink"/>
            <w:noProof/>
          </w:rPr>
          <w:fldChar w:fldCharType="end"/>
        </w:r>
      </w:ins>
    </w:p>
    <w:p w14:paraId="381417B3" w14:textId="44603A92" w:rsidR="004848B2" w:rsidRDefault="004848B2">
      <w:pPr>
        <w:pStyle w:val="TOC2"/>
        <w:tabs>
          <w:tab w:val="right" w:leader="dot" w:pos="9345"/>
        </w:tabs>
        <w:rPr>
          <w:ins w:id="32" w:author="Andrew Ilchenko" w:date="2023-11-19T15:05:00Z"/>
          <w:noProof/>
        </w:rPr>
      </w:pPr>
      <w:ins w:id="33"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"_Toc151298741"</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Обзор главы (Видеоролик)</w:t>
        </w:r>
        <w:r>
          <w:rPr>
            <w:noProof/>
            <w:webHidden/>
          </w:rPr>
          <w:tab/>
        </w:r>
        <w:r>
          <w:rPr>
            <w:noProof/>
            <w:webHidden/>
          </w:rPr>
          <w:fldChar w:fldCharType="begin"/>
        </w:r>
        <w:r>
          <w:rPr>
            <w:noProof/>
            <w:webHidden/>
          </w:rPr>
          <w:instrText xml:space="preserve"> PAGEREF _Toc151298741 \h </w:instrText>
        </w:r>
        <w:r>
          <w:rPr>
            <w:noProof/>
            <w:webHidden/>
          </w:rPr>
        </w:r>
      </w:ins>
      <w:r>
        <w:rPr>
          <w:noProof/>
          <w:webHidden/>
        </w:rPr>
        <w:fldChar w:fldCharType="separate"/>
      </w:r>
      <w:ins w:id="34" w:author="Andrew Ilchenko" w:date="2023-11-19T15:05:00Z">
        <w:r>
          <w:rPr>
            <w:noProof/>
            <w:webHidden/>
          </w:rPr>
          <w:t>1</w:t>
        </w:r>
        <w:r>
          <w:rPr>
            <w:noProof/>
            <w:webHidden/>
          </w:rPr>
          <w:fldChar w:fldCharType="end"/>
        </w:r>
        <w:r w:rsidRPr="00427DFC">
          <w:rPr>
            <w:rStyle w:val="Hyperlink"/>
            <w:noProof/>
          </w:rPr>
          <w:fldChar w:fldCharType="end"/>
        </w:r>
      </w:ins>
    </w:p>
    <w:p w14:paraId="75DE0A1C" w14:textId="218C8314" w:rsidR="004848B2" w:rsidRDefault="004848B2">
      <w:pPr>
        <w:pStyle w:val="TOC2"/>
        <w:tabs>
          <w:tab w:val="right" w:leader="dot" w:pos="9345"/>
        </w:tabs>
        <w:rPr>
          <w:ins w:id="35" w:author="Andrew Ilchenko" w:date="2023-11-19T15:05:00Z"/>
          <w:noProof/>
        </w:rPr>
      </w:pPr>
      <w:ins w:id="36"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"_Toc151298742"</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rFonts w:eastAsia="Times New Roman"/>
            <w:noProof/>
            <w:lang w:eastAsia="ru-RU"/>
          </w:rPr>
          <w:t>Учебные задачи</w:t>
        </w:r>
        <w:r>
          <w:rPr>
            <w:noProof/>
            <w:webHidden/>
          </w:rPr>
          <w:tab/>
        </w:r>
        <w:r>
          <w:rPr>
            <w:noProof/>
            <w:webHidden/>
          </w:rPr>
          <w:fldChar w:fldCharType="begin"/>
        </w:r>
        <w:r>
          <w:rPr>
            <w:noProof/>
            <w:webHidden/>
          </w:rPr>
          <w:instrText xml:space="preserve"> PAGEREF _Toc151298742 \h </w:instrText>
        </w:r>
        <w:r>
          <w:rPr>
            <w:noProof/>
            <w:webHidden/>
          </w:rPr>
        </w:r>
      </w:ins>
      <w:r>
        <w:rPr>
          <w:noProof/>
          <w:webHidden/>
        </w:rPr>
        <w:fldChar w:fldCharType="separate"/>
      </w:r>
      <w:ins w:id="37" w:author="Andrew Ilchenko" w:date="2023-11-19T15:05:00Z">
        <w:r>
          <w:rPr>
            <w:noProof/>
            <w:webHidden/>
          </w:rPr>
          <w:t>1</w:t>
        </w:r>
        <w:r>
          <w:rPr>
            <w:noProof/>
            <w:webHidden/>
          </w:rPr>
          <w:fldChar w:fldCharType="end"/>
        </w:r>
        <w:r w:rsidRPr="00427DFC">
          <w:rPr>
            <w:rStyle w:val="Hyperlink"/>
            <w:noProof/>
          </w:rPr>
          <w:fldChar w:fldCharType="end"/>
        </w:r>
      </w:ins>
    </w:p>
    <w:p w14:paraId="6236DD70" w14:textId="05131AC1" w:rsidR="004848B2" w:rsidRDefault="004848B2">
      <w:pPr>
        <w:pStyle w:val="TOC1"/>
        <w:tabs>
          <w:tab w:val="right" w:leader="dot" w:pos="9345"/>
        </w:tabs>
        <w:rPr>
          <w:ins w:id="38" w:author="Andrew Ilchenko" w:date="2023-11-19T15:05:00Z"/>
          <w:noProof/>
        </w:rPr>
      </w:pPr>
      <w:ins w:id="39" w:author="Andrew Ilchenko" w:date="2023-11-19T15:05:00Z">
        <w:r w:rsidRPr="00427DFC">
          <w:rPr>
            <w:rStyle w:val="Hyperlink"/>
            <w:noProof/>
          </w:rPr>
          <w:lastRenderedPageBreak/>
          <w:fldChar w:fldCharType="begin"/>
        </w:r>
        <w:r w:rsidRPr="00427DFC">
          <w:rPr>
            <w:rStyle w:val="Hyperlink"/>
            <w:noProof/>
          </w:rPr>
          <w:instrText xml:space="preserve"> </w:instrText>
        </w:r>
        <w:r>
          <w:rPr>
            <w:noProof/>
          </w:rPr>
          <w:instrText>HYPERLINK \l "_Toc151298743"</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lang w:eastAsia="ru-RU"/>
          </w:rPr>
          <w:t>Микроконтроллер</w:t>
        </w:r>
        <w:r>
          <w:rPr>
            <w:noProof/>
            <w:webHidden/>
          </w:rPr>
          <w:tab/>
        </w:r>
        <w:r>
          <w:rPr>
            <w:noProof/>
            <w:webHidden/>
          </w:rPr>
          <w:fldChar w:fldCharType="begin"/>
        </w:r>
        <w:r>
          <w:rPr>
            <w:noProof/>
            <w:webHidden/>
          </w:rPr>
          <w:instrText xml:space="preserve"> PAGEREF _Toc151298743 \h </w:instrText>
        </w:r>
        <w:r>
          <w:rPr>
            <w:noProof/>
            <w:webHidden/>
          </w:rPr>
        </w:r>
      </w:ins>
      <w:r>
        <w:rPr>
          <w:noProof/>
          <w:webHidden/>
        </w:rPr>
        <w:fldChar w:fldCharType="separate"/>
      </w:r>
      <w:ins w:id="40" w:author="Andrew Ilchenko" w:date="2023-11-19T15:05:00Z">
        <w:r>
          <w:rPr>
            <w:noProof/>
            <w:webHidden/>
          </w:rPr>
          <w:t>1</w:t>
        </w:r>
        <w:r>
          <w:rPr>
            <w:noProof/>
            <w:webHidden/>
          </w:rPr>
          <w:fldChar w:fldCharType="end"/>
        </w:r>
        <w:r w:rsidRPr="00427DFC">
          <w:rPr>
            <w:rStyle w:val="Hyperlink"/>
            <w:noProof/>
          </w:rPr>
          <w:fldChar w:fldCharType="end"/>
        </w:r>
      </w:ins>
    </w:p>
    <w:p w14:paraId="6DDA08E5" w14:textId="5EF212D1" w:rsidR="004848B2" w:rsidRDefault="004848B2">
      <w:pPr>
        <w:pStyle w:val="TOC2"/>
        <w:tabs>
          <w:tab w:val="right" w:leader="dot" w:pos="9345"/>
        </w:tabs>
        <w:rPr>
          <w:ins w:id="41" w:author="Andrew Ilchenko" w:date="2023-11-19T15:05:00Z"/>
          <w:noProof/>
        </w:rPr>
      </w:pPr>
      <w:ins w:id="42"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"_Toc151298744"</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lang w:eastAsia="ru-RU"/>
          </w:rPr>
          <w:t>Важная документация</w:t>
        </w:r>
        <w:r>
          <w:rPr>
            <w:noProof/>
            <w:webHidden/>
          </w:rPr>
          <w:tab/>
        </w:r>
        <w:r>
          <w:rPr>
            <w:noProof/>
            <w:webHidden/>
          </w:rPr>
          <w:fldChar w:fldCharType="begin"/>
        </w:r>
        <w:r>
          <w:rPr>
            <w:noProof/>
            <w:webHidden/>
          </w:rPr>
          <w:instrText xml:space="preserve"> PAGEREF _Toc151298744 \h </w:instrText>
        </w:r>
        <w:r>
          <w:rPr>
            <w:noProof/>
            <w:webHidden/>
          </w:rPr>
        </w:r>
      </w:ins>
      <w:r>
        <w:rPr>
          <w:noProof/>
          <w:webHidden/>
        </w:rPr>
        <w:fldChar w:fldCharType="separate"/>
      </w:r>
      <w:ins w:id="43" w:author="Andrew Ilchenko" w:date="2023-11-19T15:05:00Z">
        <w:r>
          <w:rPr>
            <w:noProof/>
            <w:webHidden/>
          </w:rPr>
          <w:t>1</w:t>
        </w:r>
        <w:r>
          <w:rPr>
            <w:noProof/>
            <w:webHidden/>
          </w:rPr>
          <w:fldChar w:fldCharType="end"/>
        </w:r>
        <w:r w:rsidRPr="00427DFC">
          <w:rPr>
            <w:rStyle w:val="Hyperlink"/>
            <w:noProof/>
          </w:rPr>
          <w:fldChar w:fldCharType="end"/>
        </w:r>
      </w:ins>
    </w:p>
    <w:p w14:paraId="60943904" w14:textId="723393AC" w:rsidR="004848B2" w:rsidRDefault="004848B2">
      <w:pPr>
        <w:pStyle w:val="TOC2"/>
        <w:tabs>
          <w:tab w:val="right" w:leader="dot" w:pos="9345"/>
        </w:tabs>
        <w:rPr>
          <w:ins w:id="44" w:author="Andrew Ilchenko" w:date="2023-11-19T15:05:00Z"/>
          <w:noProof/>
        </w:rPr>
      </w:pPr>
      <w:ins w:id="45"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"_Toc151298745"</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lang w:val="en-US"/>
          </w:rPr>
          <w:t>Red</w:t>
        </w:r>
        <w:r w:rsidRPr="00427DFC">
          <w:rPr>
            <w:rStyle w:val="Hyperlink"/>
            <w:noProof/>
          </w:rPr>
          <w:t>-</w:t>
        </w:r>
        <w:r w:rsidRPr="00427DFC">
          <w:rPr>
            <w:rStyle w:val="Hyperlink"/>
            <w:noProof/>
            <w:lang w:val="en-US"/>
          </w:rPr>
          <w:t>V</w:t>
        </w:r>
        <w:r w:rsidRPr="00427DFC">
          <w:rPr>
            <w:rStyle w:val="Hyperlink"/>
            <w:noProof/>
          </w:rPr>
          <w:t xml:space="preserve"> </w:t>
        </w:r>
        <w:r w:rsidRPr="00427DFC">
          <w:rPr>
            <w:rStyle w:val="Hyperlink"/>
            <w:noProof/>
            <w:lang w:val="en-US"/>
          </w:rPr>
          <w:t>Thing</w:t>
        </w:r>
        <w:r w:rsidRPr="00427DFC">
          <w:rPr>
            <w:rStyle w:val="Hyperlink"/>
            <w:noProof/>
          </w:rPr>
          <w:t xml:space="preserve"> </w:t>
        </w:r>
        <w:r w:rsidRPr="00427DFC">
          <w:rPr>
            <w:rStyle w:val="Hyperlink"/>
            <w:noProof/>
            <w:lang w:val="en-US"/>
          </w:rPr>
          <w:t>Plus</w:t>
        </w:r>
        <w:r>
          <w:rPr>
            <w:noProof/>
            <w:webHidden/>
          </w:rPr>
          <w:tab/>
        </w:r>
        <w:r>
          <w:rPr>
            <w:noProof/>
            <w:webHidden/>
          </w:rPr>
          <w:fldChar w:fldCharType="begin"/>
        </w:r>
        <w:r>
          <w:rPr>
            <w:noProof/>
            <w:webHidden/>
          </w:rPr>
          <w:instrText xml:space="preserve"> PAGEREF _Toc151298745 \h </w:instrText>
        </w:r>
        <w:r>
          <w:rPr>
            <w:noProof/>
            <w:webHidden/>
          </w:rPr>
        </w:r>
      </w:ins>
      <w:r>
        <w:rPr>
          <w:noProof/>
          <w:webHidden/>
        </w:rPr>
        <w:fldChar w:fldCharType="separate"/>
      </w:r>
      <w:ins w:id="46" w:author="Andrew Ilchenko" w:date="2023-11-19T15:05:00Z">
        <w:r>
          <w:rPr>
            <w:noProof/>
            <w:webHidden/>
          </w:rPr>
          <w:t>2</w:t>
        </w:r>
        <w:r>
          <w:rPr>
            <w:noProof/>
            <w:webHidden/>
          </w:rPr>
          <w:fldChar w:fldCharType="end"/>
        </w:r>
        <w:r w:rsidRPr="00427DFC">
          <w:rPr>
            <w:rStyle w:val="Hyperlink"/>
            <w:noProof/>
          </w:rPr>
          <w:fldChar w:fldCharType="end"/>
        </w:r>
      </w:ins>
    </w:p>
    <w:p w14:paraId="315C4A29" w14:textId="34754247" w:rsidR="004848B2" w:rsidRDefault="004848B2">
      <w:pPr>
        <w:pStyle w:val="TOC2"/>
        <w:tabs>
          <w:tab w:val="right" w:leader="dot" w:pos="9345"/>
        </w:tabs>
        <w:rPr>
          <w:ins w:id="47" w:author="Andrew Ilchenko" w:date="2023-11-19T15:05:00Z"/>
          <w:noProof/>
        </w:rPr>
      </w:pPr>
      <w:ins w:id="48"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"_Toc151298746"</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Микроконтроллеры(</w:t>
        </w:r>
        <w:r w:rsidRPr="00427DFC">
          <w:rPr>
            <w:rStyle w:val="Hyperlink"/>
            <w:noProof/>
            <w:lang w:val="en-US"/>
          </w:rPr>
          <w:t>MCUs</w:t>
        </w:r>
        <w:r w:rsidRPr="00427DFC">
          <w:rPr>
            <w:rStyle w:val="Hyperlink"/>
            <w:noProof/>
          </w:rPr>
          <w:t>)</w:t>
        </w:r>
        <w:r>
          <w:rPr>
            <w:noProof/>
            <w:webHidden/>
          </w:rPr>
          <w:tab/>
        </w:r>
        <w:r>
          <w:rPr>
            <w:noProof/>
            <w:webHidden/>
          </w:rPr>
          <w:fldChar w:fldCharType="begin"/>
        </w:r>
        <w:r>
          <w:rPr>
            <w:noProof/>
            <w:webHidden/>
          </w:rPr>
          <w:instrText xml:space="preserve"> PAGEREF _Toc151298746 \h </w:instrText>
        </w:r>
        <w:r>
          <w:rPr>
            <w:noProof/>
            <w:webHidden/>
          </w:rPr>
        </w:r>
      </w:ins>
      <w:r>
        <w:rPr>
          <w:noProof/>
          <w:webHidden/>
        </w:rPr>
        <w:fldChar w:fldCharType="separate"/>
      </w:r>
      <w:ins w:id="49" w:author="Andrew Ilchenko" w:date="2023-11-19T15:05:00Z">
        <w:r>
          <w:rPr>
            <w:noProof/>
            <w:webHidden/>
          </w:rPr>
          <w:t>3</w:t>
        </w:r>
        <w:r>
          <w:rPr>
            <w:noProof/>
            <w:webHidden/>
          </w:rPr>
          <w:fldChar w:fldCharType="end"/>
        </w:r>
        <w:r w:rsidRPr="00427DFC">
          <w:rPr>
            <w:rStyle w:val="Hyperlink"/>
            <w:noProof/>
          </w:rPr>
          <w:fldChar w:fldCharType="end"/>
        </w:r>
      </w:ins>
    </w:p>
    <w:p w14:paraId="3C95DC77" w14:textId="31E29078" w:rsidR="004848B2" w:rsidRDefault="004848B2">
      <w:pPr>
        <w:pStyle w:val="TOC2"/>
        <w:tabs>
          <w:tab w:val="right" w:leader="dot" w:pos="9345"/>
        </w:tabs>
        <w:rPr>
          <w:ins w:id="50" w:author="Andrew Ilchenko" w:date="2023-11-19T15:05:00Z"/>
          <w:noProof/>
        </w:rPr>
      </w:pPr>
      <w:ins w:id="51"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"_Toc151298747"</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lang w:eastAsia="ru-RU"/>
          </w:rPr>
          <w:t xml:space="preserve">Эта плата пользуется большой популярностью, потому что она построена на базе микроконтроллера </w:t>
        </w:r>
        <w:r w:rsidRPr="00427DFC">
          <w:rPr>
            <w:rStyle w:val="Hyperlink"/>
            <w:noProof/>
            <w:lang w:val="en-US" w:eastAsia="ru-RU"/>
          </w:rPr>
          <w:t>GD</w:t>
        </w:r>
        <w:r w:rsidRPr="00427DFC">
          <w:rPr>
            <w:rStyle w:val="Hyperlink"/>
            <w:noProof/>
            <w:lang w:eastAsia="ru-RU"/>
          </w:rPr>
          <w:t>32</w:t>
        </w:r>
        <w:r w:rsidRPr="00427DFC">
          <w:rPr>
            <w:rStyle w:val="Hyperlink"/>
            <w:noProof/>
            <w:lang w:val="en-US" w:eastAsia="ru-RU"/>
          </w:rPr>
          <w:t>VF</w:t>
        </w:r>
        <w:r w:rsidRPr="00427DFC">
          <w:rPr>
            <w:rStyle w:val="Hyperlink"/>
            <w:noProof/>
            <w:lang w:eastAsia="ru-RU"/>
          </w:rPr>
          <w:t xml:space="preserve">103, прямого конкурента микроконтроллеру </w:t>
        </w:r>
        <w:r w:rsidRPr="00427DFC">
          <w:rPr>
            <w:rStyle w:val="Hyperlink"/>
            <w:noProof/>
            <w:lang w:val="en-US" w:eastAsia="ru-RU"/>
          </w:rPr>
          <w:t>STM</w:t>
        </w:r>
        <w:r w:rsidRPr="00427DFC">
          <w:rPr>
            <w:rStyle w:val="Hyperlink"/>
            <w:noProof/>
            <w:lang w:eastAsia="ru-RU"/>
          </w:rPr>
          <w:t>32</w:t>
        </w:r>
        <w:r w:rsidRPr="00427DFC">
          <w:rPr>
            <w:rStyle w:val="Hyperlink"/>
            <w:noProof/>
            <w:lang w:val="en-US" w:eastAsia="ru-RU"/>
          </w:rPr>
          <w:t>F</w:t>
        </w:r>
        <w:r w:rsidRPr="00427DFC">
          <w:rPr>
            <w:rStyle w:val="Hyperlink"/>
            <w:noProof/>
            <w:lang w:eastAsia="ru-RU"/>
          </w:rPr>
          <w:t xml:space="preserve">103 (который оснащен процессором </w:t>
        </w:r>
        <w:r w:rsidRPr="00427DFC">
          <w:rPr>
            <w:rStyle w:val="Hyperlink"/>
            <w:noProof/>
            <w:lang w:val="en-US" w:eastAsia="ru-RU"/>
          </w:rPr>
          <w:t>ARM</w:t>
        </w:r>
        <w:r w:rsidRPr="00427DFC">
          <w:rPr>
            <w:rStyle w:val="Hyperlink"/>
            <w:noProof/>
            <w:lang w:eastAsia="ru-RU"/>
          </w:rPr>
          <w:t xml:space="preserve"> </w:t>
        </w:r>
        <w:r w:rsidRPr="00427DFC">
          <w:rPr>
            <w:rStyle w:val="Hyperlink"/>
            <w:noProof/>
            <w:lang w:val="en-US" w:eastAsia="ru-RU"/>
          </w:rPr>
          <w:t>Cortex</w:t>
        </w:r>
        <w:r w:rsidRPr="00427DFC">
          <w:rPr>
            <w:rStyle w:val="Hyperlink"/>
            <w:noProof/>
            <w:lang w:eastAsia="ru-RU"/>
          </w:rPr>
          <w:t xml:space="preserve"> </w:t>
        </w:r>
        <w:r w:rsidRPr="00427DFC">
          <w:rPr>
            <w:rStyle w:val="Hyperlink"/>
            <w:noProof/>
            <w:lang w:val="en-US" w:eastAsia="ru-RU"/>
          </w:rPr>
          <w:t>M</w:t>
        </w:r>
        <w:r w:rsidRPr="00427DFC">
          <w:rPr>
            <w:rStyle w:val="Hyperlink"/>
            <w:noProof/>
            <w:lang w:eastAsia="ru-RU"/>
          </w:rPr>
          <w:t xml:space="preserve">-3). Конкуренция, мягко говоря, интересная, поскольку </w:t>
        </w:r>
        <w:r w:rsidRPr="00427DFC">
          <w:rPr>
            <w:rStyle w:val="Hyperlink"/>
            <w:noProof/>
            <w:lang w:val="en-US" w:eastAsia="ru-RU"/>
          </w:rPr>
          <w:t>GigaDevice</w:t>
        </w:r>
        <w:r w:rsidRPr="00427DFC">
          <w:rPr>
            <w:rStyle w:val="Hyperlink"/>
            <w:noProof/>
            <w:lang w:eastAsia="ru-RU"/>
          </w:rPr>
          <w:t xml:space="preserve"> решила использовать ту же номенклатуру, что и </w:t>
        </w:r>
        <w:r w:rsidRPr="00427DFC">
          <w:rPr>
            <w:rStyle w:val="Hyperlink"/>
            <w:noProof/>
            <w:lang w:val="en-US" w:eastAsia="ru-RU"/>
          </w:rPr>
          <w:t>STMicro</w:t>
        </w:r>
        <w:r w:rsidRPr="00427DFC">
          <w:rPr>
            <w:rStyle w:val="Hyperlink"/>
            <w:noProof/>
            <w:lang w:eastAsia="ru-RU"/>
          </w:rPr>
          <w:t xml:space="preserve">, что означает, что этот чип имеет те же компоненты, что и </w:t>
        </w:r>
        <w:r w:rsidRPr="00427DFC">
          <w:rPr>
            <w:rStyle w:val="Hyperlink"/>
            <w:noProof/>
            <w:lang w:val="en-US" w:eastAsia="ru-RU"/>
          </w:rPr>
          <w:t>STMicro</w:t>
        </w:r>
        <w:r w:rsidRPr="00427DFC">
          <w:rPr>
            <w:rStyle w:val="Hyperlink"/>
            <w:noProof/>
            <w:lang w:eastAsia="ru-RU"/>
          </w:rPr>
          <w:t xml:space="preserve">. Одно большое отличие заключается в том, что микроконтроллер </w:t>
        </w:r>
        <w:r w:rsidRPr="00427DFC">
          <w:rPr>
            <w:rStyle w:val="Hyperlink"/>
            <w:noProof/>
            <w:lang w:val="en-US" w:eastAsia="ru-RU"/>
          </w:rPr>
          <w:t>GD</w:t>
        </w:r>
        <w:r w:rsidRPr="00427DFC">
          <w:rPr>
            <w:rStyle w:val="Hyperlink"/>
            <w:noProof/>
            <w:lang w:eastAsia="ru-RU"/>
          </w:rPr>
          <w:t>32</w:t>
        </w:r>
        <w:r w:rsidRPr="00427DFC">
          <w:rPr>
            <w:rStyle w:val="Hyperlink"/>
            <w:noProof/>
            <w:lang w:val="en-US" w:eastAsia="ru-RU"/>
          </w:rPr>
          <w:t>VF</w:t>
        </w:r>
        <w:r w:rsidRPr="00427DFC">
          <w:rPr>
            <w:rStyle w:val="Hyperlink"/>
            <w:noProof/>
            <w:lang w:eastAsia="ru-RU"/>
          </w:rPr>
          <w:t xml:space="preserve">103 от </w:t>
        </w:r>
        <w:r w:rsidRPr="00427DFC">
          <w:rPr>
            <w:rStyle w:val="Hyperlink"/>
            <w:noProof/>
            <w:lang w:val="en-US" w:eastAsia="ru-RU"/>
          </w:rPr>
          <w:t>GigaDevice</w:t>
        </w:r>
        <w:r w:rsidRPr="00427DFC">
          <w:rPr>
            <w:rStyle w:val="Hyperlink"/>
            <w:noProof/>
            <w:lang w:eastAsia="ru-RU"/>
          </w:rPr>
          <w:t xml:space="preserve"> использует ядро </w:t>
        </w:r>
        <w:r w:rsidRPr="00427DFC">
          <w:rPr>
            <w:rStyle w:val="Hyperlink"/>
            <w:noProof/>
            <w:lang w:val="en-US" w:eastAsia="ru-RU"/>
          </w:rPr>
          <w:t>RISC</w:t>
        </w:r>
        <w:r w:rsidRPr="00427DFC">
          <w:rPr>
            <w:rStyle w:val="Hyperlink"/>
            <w:noProof/>
            <w:lang w:eastAsia="ru-RU"/>
          </w:rPr>
          <w:t>-</w:t>
        </w:r>
        <w:r w:rsidRPr="00427DFC">
          <w:rPr>
            <w:rStyle w:val="Hyperlink"/>
            <w:noProof/>
            <w:lang w:val="en-US" w:eastAsia="ru-RU"/>
          </w:rPr>
          <w:t>V</w:t>
        </w:r>
        <w:r w:rsidRPr="00427DFC">
          <w:rPr>
            <w:rStyle w:val="Hyperlink"/>
            <w:noProof/>
            <w:lang w:eastAsia="ru-RU"/>
          </w:rPr>
          <w:t xml:space="preserve">, точнее, </w:t>
        </w:r>
        <w:r w:rsidRPr="00427DFC">
          <w:rPr>
            <w:rStyle w:val="Hyperlink"/>
            <w:noProof/>
            <w:lang w:val="en-US" w:eastAsia="ru-RU"/>
          </w:rPr>
          <w:t>RV</w:t>
        </w:r>
        <w:r w:rsidRPr="00427DFC">
          <w:rPr>
            <w:rStyle w:val="Hyperlink"/>
            <w:noProof/>
            <w:lang w:eastAsia="ru-RU"/>
          </w:rPr>
          <w:t>32</w:t>
        </w:r>
        <w:r w:rsidRPr="00427DFC">
          <w:rPr>
            <w:rStyle w:val="Hyperlink"/>
            <w:noProof/>
            <w:lang w:val="en-US" w:eastAsia="ru-RU"/>
          </w:rPr>
          <w:t>IMAC</w:t>
        </w:r>
        <w:r w:rsidRPr="00427DFC">
          <w:rPr>
            <w:rStyle w:val="Hyperlink"/>
            <w:noProof/>
            <w:lang w:eastAsia="ru-RU"/>
          </w:rPr>
          <w:t xml:space="preserve">. Это тот же процессор, который мы будем использовать в </w:t>
        </w:r>
        <w:r w:rsidRPr="00427DFC">
          <w:rPr>
            <w:rStyle w:val="Hyperlink"/>
            <w:noProof/>
            <w:lang w:val="en-US" w:eastAsia="ru-RU"/>
          </w:rPr>
          <w:t>Red</w:t>
        </w:r>
        <w:r w:rsidRPr="00427DFC">
          <w:rPr>
            <w:rStyle w:val="Hyperlink"/>
            <w:noProof/>
            <w:lang w:eastAsia="ru-RU"/>
          </w:rPr>
          <w:t>-</w:t>
        </w:r>
        <w:r w:rsidRPr="00427DFC">
          <w:rPr>
            <w:rStyle w:val="Hyperlink"/>
            <w:noProof/>
            <w:lang w:val="en-US" w:eastAsia="ru-RU"/>
          </w:rPr>
          <w:t>V</w:t>
        </w:r>
        <w:r w:rsidRPr="00427DFC">
          <w:rPr>
            <w:rStyle w:val="Hyperlink"/>
            <w:noProof/>
            <w:lang w:eastAsia="ru-RU"/>
          </w:rPr>
          <w:t xml:space="preserve"> </w:t>
        </w:r>
        <w:r w:rsidRPr="00427DFC">
          <w:rPr>
            <w:rStyle w:val="Hyperlink"/>
            <w:noProof/>
            <w:lang w:val="en-US" w:eastAsia="ru-RU"/>
          </w:rPr>
          <w:t>Thing</w:t>
        </w:r>
        <w:r w:rsidRPr="00427DFC">
          <w:rPr>
            <w:rStyle w:val="Hyperlink"/>
            <w:noProof/>
            <w:lang w:eastAsia="ru-RU"/>
          </w:rPr>
          <w:t xml:space="preserve"> </w:t>
        </w:r>
        <w:r w:rsidRPr="00427DFC">
          <w:rPr>
            <w:rStyle w:val="Hyperlink"/>
            <w:noProof/>
            <w:lang w:val="en-US" w:eastAsia="ru-RU"/>
          </w:rPr>
          <w:t>Plus</w:t>
        </w:r>
        <w:r w:rsidRPr="00427DFC">
          <w:rPr>
            <w:rStyle w:val="Hyperlink"/>
            <w:noProof/>
            <w:lang w:eastAsia="ru-RU"/>
          </w:rPr>
          <w:t xml:space="preserve">. Если у вас есть опыт работы с микроконтроллерами семейства </w:t>
        </w:r>
        <w:r w:rsidRPr="00427DFC">
          <w:rPr>
            <w:rStyle w:val="Hyperlink"/>
            <w:noProof/>
            <w:lang w:val="en-US" w:eastAsia="ru-RU"/>
          </w:rPr>
          <w:t>STM</w:t>
        </w:r>
        <w:r w:rsidRPr="00427DFC">
          <w:rPr>
            <w:rStyle w:val="Hyperlink"/>
            <w:noProof/>
            <w:lang w:eastAsia="ru-RU"/>
          </w:rPr>
          <w:t xml:space="preserve">32, эта плата может стать плавным переходом от </w:t>
        </w:r>
        <w:r w:rsidRPr="00427DFC">
          <w:rPr>
            <w:rStyle w:val="Hyperlink"/>
            <w:noProof/>
            <w:lang w:val="en-US" w:eastAsia="ru-RU"/>
          </w:rPr>
          <w:t>ARM</w:t>
        </w:r>
        <w:r w:rsidRPr="00427DFC">
          <w:rPr>
            <w:rStyle w:val="Hyperlink"/>
            <w:noProof/>
            <w:lang w:eastAsia="ru-RU"/>
          </w:rPr>
          <w:t xml:space="preserve"> к </w:t>
        </w:r>
        <w:r w:rsidRPr="00427DFC">
          <w:rPr>
            <w:rStyle w:val="Hyperlink"/>
            <w:noProof/>
            <w:lang w:val="en-US" w:eastAsia="ru-RU"/>
          </w:rPr>
          <w:t>RISC</w:t>
        </w:r>
        <w:r w:rsidRPr="00427DFC">
          <w:rPr>
            <w:rStyle w:val="Hyperlink"/>
            <w:noProof/>
            <w:lang w:eastAsia="ru-RU"/>
          </w:rPr>
          <w:t>-</w:t>
        </w:r>
        <w:r w:rsidRPr="00427DFC">
          <w:rPr>
            <w:rStyle w:val="Hyperlink"/>
            <w:noProof/>
            <w:lang w:val="en-US" w:eastAsia="ru-RU"/>
          </w:rPr>
          <w:t>V</w:t>
        </w:r>
        <w:r w:rsidRPr="00427DFC">
          <w:rPr>
            <w:rStyle w:val="Hyperlink"/>
            <w:noProof/>
            <w:lang w:eastAsia="ru-RU"/>
          </w:rPr>
          <w:t>.</w:t>
        </w:r>
        <w:r>
          <w:rPr>
            <w:noProof/>
            <w:webHidden/>
          </w:rPr>
          <w:tab/>
        </w:r>
        <w:r>
          <w:rPr>
            <w:noProof/>
            <w:webHidden/>
          </w:rPr>
          <w:fldChar w:fldCharType="begin"/>
        </w:r>
        <w:r>
          <w:rPr>
            <w:noProof/>
            <w:webHidden/>
          </w:rPr>
          <w:instrText xml:space="preserve"> PAGEREF _Toc151298747 \h </w:instrText>
        </w:r>
        <w:r>
          <w:rPr>
            <w:noProof/>
            <w:webHidden/>
          </w:rPr>
        </w:r>
      </w:ins>
      <w:r>
        <w:rPr>
          <w:noProof/>
          <w:webHidden/>
        </w:rPr>
        <w:fldChar w:fldCharType="separate"/>
      </w:r>
      <w:ins w:id="52" w:author="Andrew Ilchenko" w:date="2023-11-19T15:05:00Z">
        <w:r>
          <w:rPr>
            <w:noProof/>
            <w:webHidden/>
          </w:rPr>
          <w:t>5</w:t>
        </w:r>
        <w:r>
          <w:rPr>
            <w:noProof/>
            <w:webHidden/>
          </w:rPr>
          <w:fldChar w:fldCharType="end"/>
        </w:r>
        <w:r w:rsidRPr="00427DFC">
          <w:rPr>
            <w:rStyle w:val="Hyperlink"/>
            <w:noProof/>
          </w:rPr>
          <w:fldChar w:fldCharType="end"/>
        </w:r>
      </w:ins>
    </w:p>
    <w:p w14:paraId="5C378557" w14:textId="505829E5" w:rsidR="004848B2" w:rsidRDefault="004848B2">
      <w:pPr>
        <w:pStyle w:val="TOC2"/>
        <w:tabs>
          <w:tab w:val="right" w:leader="dot" w:pos="9345"/>
        </w:tabs>
        <w:rPr>
          <w:ins w:id="53" w:author="Andrew Ilchenko" w:date="2023-11-19T15:05:00Z"/>
          <w:noProof/>
        </w:rPr>
      </w:pPr>
      <w:ins w:id="54"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"_Toc151298748"</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СнК</w:t>
        </w:r>
        <w:r>
          <w:rPr>
            <w:noProof/>
            <w:webHidden/>
          </w:rPr>
          <w:tab/>
        </w:r>
        <w:r>
          <w:rPr>
            <w:noProof/>
            <w:webHidden/>
          </w:rPr>
          <w:fldChar w:fldCharType="begin"/>
        </w:r>
        <w:r>
          <w:rPr>
            <w:noProof/>
            <w:webHidden/>
          </w:rPr>
          <w:instrText xml:space="preserve"> PAGEREF _Toc151298748 \h </w:instrText>
        </w:r>
        <w:r>
          <w:rPr>
            <w:noProof/>
            <w:webHidden/>
          </w:rPr>
        </w:r>
      </w:ins>
      <w:r>
        <w:rPr>
          <w:noProof/>
          <w:webHidden/>
        </w:rPr>
        <w:fldChar w:fldCharType="separate"/>
      </w:r>
      <w:ins w:id="55" w:author="Andrew Ilchenko" w:date="2023-11-19T15:05:00Z">
        <w:r>
          <w:rPr>
            <w:noProof/>
            <w:webHidden/>
          </w:rPr>
          <w:t>5</w:t>
        </w:r>
        <w:r>
          <w:rPr>
            <w:noProof/>
            <w:webHidden/>
          </w:rPr>
          <w:fldChar w:fldCharType="end"/>
        </w:r>
        <w:r w:rsidRPr="00427DFC">
          <w:rPr>
            <w:rStyle w:val="Hyperlink"/>
            <w:noProof/>
          </w:rPr>
          <w:fldChar w:fldCharType="end"/>
        </w:r>
      </w:ins>
    </w:p>
    <w:p w14:paraId="590338B7" w14:textId="1252DB7B" w:rsidR="004848B2" w:rsidRDefault="004848B2">
      <w:pPr>
        <w:pStyle w:val="TOC1"/>
        <w:tabs>
          <w:tab w:val="right" w:leader="dot" w:pos="9345"/>
        </w:tabs>
        <w:rPr>
          <w:ins w:id="56" w:author="Andrew Ilchenko" w:date="2023-11-19T15:05:00Z"/>
          <w:noProof/>
        </w:rPr>
      </w:pPr>
      <w:ins w:id="57"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"_Toc151298749"</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 xml:space="preserve">Основные характеристики СнК </w:t>
        </w:r>
        <w:r w:rsidRPr="00427DFC">
          <w:rPr>
            <w:rStyle w:val="Hyperlink"/>
            <w:noProof/>
            <w:lang w:val="en-US"/>
          </w:rPr>
          <w:t>FE</w:t>
        </w:r>
        <w:r w:rsidRPr="00427DFC">
          <w:rPr>
            <w:rStyle w:val="Hyperlink"/>
            <w:noProof/>
          </w:rPr>
          <w:t>310</w:t>
        </w:r>
        <w:r>
          <w:rPr>
            <w:noProof/>
            <w:webHidden/>
          </w:rPr>
          <w:tab/>
        </w:r>
        <w:r>
          <w:rPr>
            <w:noProof/>
            <w:webHidden/>
          </w:rPr>
          <w:fldChar w:fldCharType="begin"/>
        </w:r>
        <w:r>
          <w:rPr>
            <w:noProof/>
            <w:webHidden/>
          </w:rPr>
          <w:instrText xml:space="preserve"> PAGEREF _Toc151298749 \h </w:instrText>
        </w:r>
        <w:r>
          <w:rPr>
            <w:noProof/>
            <w:webHidden/>
          </w:rPr>
        </w:r>
      </w:ins>
      <w:r>
        <w:rPr>
          <w:noProof/>
          <w:webHidden/>
        </w:rPr>
        <w:fldChar w:fldCharType="separate"/>
      </w:r>
      <w:ins w:id="58" w:author="Andrew Ilchenko" w:date="2023-11-19T15:05:00Z">
        <w:r>
          <w:rPr>
            <w:noProof/>
            <w:webHidden/>
          </w:rPr>
          <w:t>6</w:t>
        </w:r>
        <w:r>
          <w:rPr>
            <w:noProof/>
            <w:webHidden/>
          </w:rPr>
          <w:fldChar w:fldCharType="end"/>
        </w:r>
        <w:r w:rsidRPr="00427DFC">
          <w:rPr>
            <w:rStyle w:val="Hyperlink"/>
            <w:noProof/>
          </w:rPr>
          <w:fldChar w:fldCharType="end"/>
        </w:r>
      </w:ins>
    </w:p>
    <w:p w14:paraId="6BA3A3B6" w14:textId="2DA86FAB" w:rsidR="004848B2" w:rsidRDefault="004848B2">
      <w:pPr>
        <w:pStyle w:val="TOC2"/>
        <w:tabs>
          <w:tab w:val="right" w:leader="dot" w:pos="9345"/>
        </w:tabs>
        <w:rPr>
          <w:ins w:id="59" w:author="Andrew Ilchenko" w:date="2023-11-19T15:05:00Z"/>
          <w:noProof/>
        </w:rPr>
      </w:pPr>
      <w:ins w:id="60"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"_Toc151298750"</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lang w:eastAsia="ru-RU"/>
          </w:rPr>
          <w:t xml:space="preserve">Чтобы узнать больше о функциях микроконтроллера, не стесняйтесь обращаться к техническому описанию </w:t>
        </w:r>
        <w:r w:rsidRPr="00427DFC">
          <w:rPr>
            <w:rStyle w:val="Hyperlink"/>
            <w:noProof/>
            <w:lang w:val="en-US" w:eastAsia="ru-RU"/>
          </w:rPr>
          <w:t>FE</w:t>
        </w:r>
        <w:r w:rsidRPr="00427DFC">
          <w:rPr>
            <w:rStyle w:val="Hyperlink"/>
            <w:noProof/>
            <w:lang w:eastAsia="ru-RU"/>
          </w:rPr>
          <w:t>301-</w:t>
        </w:r>
        <w:r w:rsidRPr="00427DFC">
          <w:rPr>
            <w:rStyle w:val="Hyperlink"/>
            <w:noProof/>
            <w:lang w:val="en-US" w:eastAsia="ru-RU"/>
          </w:rPr>
          <w:t>G</w:t>
        </w:r>
        <w:r w:rsidRPr="00427DFC">
          <w:rPr>
            <w:rStyle w:val="Hyperlink"/>
            <w:noProof/>
            <w:lang w:eastAsia="ru-RU"/>
          </w:rPr>
          <w:t>002.</w:t>
        </w:r>
        <w:r>
          <w:rPr>
            <w:noProof/>
            <w:webHidden/>
          </w:rPr>
          <w:tab/>
        </w:r>
        <w:r>
          <w:rPr>
            <w:noProof/>
            <w:webHidden/>
          </w:rPr>
          <w:fldChar w:fldCharType="begin"/>
        </w:r>
        <w:r>
          <w:rPr>
            <w:noProof/>
            <w:webHidden/>
          </w:rPr>
          <w:instrText xml:space="preserve"> PAGEREF _Toc151298750 \h </w:instrText>
        </w:r>
        <w:r>
          <w:rPr>
            <w:noProof/>
            <w:webHidden/>
          </w:rPr>
        </w:r>
      </w:ins>
      <w:r>
        <w:rPr>
          <w:noProof/>
          <w:webHidden/>
        </w:rPr>
        <w:fldChar w:fldCharType="separate"/>
      </w:r>
      <w:ins w:id="61" w:author="Andrew Ilchenko" w:date="2023-11-19T15:05:00Z">
        <w:r>
          <w:rPr>
            <w:noProof/>
            <w:webHidden/>
          </w:rPr>
          <w:t>8</w:t>
        </w:r>
        <w:r>
          <w:rPr>
            <w:noProof/>
            <w:webHidden/>
          </w:rPr>
          <w:fldChar w:fldCharType="end"/>
        </w:r>
        <w:r w:rsidRPr="00427DFC">
          <w:rPr>
            <w:rStyle w:val="Hyperlink"/>
            <w:noProof/>
          </w:rPr>
          <w:fldChar w:fldCharType="end"/>
        </w:r>
      </w:ins>
    </w:p>
    <w:p w14:paraId="7FCC7825" w14:textId="5FA601F0" w:rsidR="004848B2" w:rsidRDefault="004848B2">
      <w:pPr>
        <w:pStyle w:val="TOC2"/>
        <w:tabs>
          <w:tab w:val="right" w:leader="dot" w:pos="9345"/>
        </w:tabs>
        <w:rPr>
          <w:ins w:id="62" w:author="Andrew Ilchenko" w:date="2023-11-19T15:05:00Z"/>
          <w:noProof/>
        </w:rPr>
      </w:pPr>
      <w:ins w:id="63"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"_Toc151298751"</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Принципиальная схема</w:t>
        </w:r>
        <w:r>
          <w:rPr>
            <w:noProof/>
            <w:webHidden/>
          </w:rPr>
          <w:tab/>
        </w:r>
        <w:r>
          <w:rPr>
            <w:noProof/>
            <w:webHidden/>
          </w:rPr>
          <w:fldChar w:fldCharType="begin"/>
        </w:r>
        <w:r>
          <w:rPr>
            <w:noProof/>
            <w:webHidden/>
          </w:rPr>
          <w:instrText xml:space="preserve"> PAGEREF _Toc151298751 \h </w:instrText>
        </w:r>
        <w:r>
          <w:rPr>
            <w:noProof/>
            <w:webHidden/>
          </w:rPr>
        </w:r>
      </w:ins>
      <w:r>
        <w:rPr>
          <w:noProof/>
          <w:webHidden/>
        </w:rPr>
        <w:fldChar w:fldCharType="separate"/>
      </w:r>
      <w:ins w:id="64" w:author="Andrew Ilchenko" w:date="2023-11-19T15:05:00Z">
        <w:r>
          <w:rPr>
            <w:noProof/>
            <w:webHidden/>
          </w:rPr>
          <w:t>8</w:t>
        </w:r>
        <w:r>
          <w:rPr>
            <w:noProof/>
            <w:webHidden/>
          </w:rPr>
          <w:fldChar w:fldCharType="end"/>
        </w:r>
        <w:r w:rsidRPr="00427DFC">
          <w:rPr>
            <w:rStyle w:val="Hyperlink"/>
            <w:noProof/>
          </w:rPr>
          <w:fldChar w:fldCharType="end"/>
        </w:r>
      </w:ins>
    </w:p>
    <w:p w14:paraId="622A2D88" w14:textId="43D7E018" w:rsidR="004848B2" w:rsidRDefault="004848B2">
      <w:pPr>
        <w:pStyle w:val="TOC2"/>
        <w:tabs>
          <w:tab w:val="right" w:leader="dot" w:pos="9345"/>
        </w:tabs>
        <w:rPr>
          <w:ins w:id="65" w:author="Andrew Ilchenko" w:date="2023-11-19T15:05:00Z"/>
          <w:noProof/>
        </w:rPr>
      </w:pPr>
      <w:ins w:id="66"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"_Toc151298752"</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 xml:space="preserve">Комплекс </w:t>
        </w:r>
        <w:r w:rsidRPr="00427DFC">
          <w:rPr>
            <w:rStyle w:val="Hyperlink"/>
            <w:noProof/>
            <w:lang w:val="en-US"/>
          </w:rPr>
          <w:t>GPIO</w:t>
        </w:r>
        <w:r>
          <w:rPr>
            <w:noProof/>
            <w:webHidden/>
          </w:rPr>
          <w:tab/>
        </w:r>
        <w:r>
          <w:rPr>
            <w:noProof/>
            <w:webHidden/>
          </w:rPr>
          <w:fldChar w:fldCharType="begin"/>
        </w:r>
        <w:r>
          <w:rPr>
            <w:noProof/>
            <w:webHidden/>
          </w:rPr>
          <w:instrText xml:space="preserve"> PAGEREF _Toc151298752 \h </w:instrText>
        </w:r>
        <w:r>
          <w:rPr>
            <w:noProof/>
            <w:webHidden/>
          </w:rPr>
        </w:r>
      </w:ins>
      <w:r>
        <w:rPr>
          <w:noProof/>
          <w:webHidden/>
        </w:rPr>
        <w:fldChar w:fldCharType="separate"/>
      </w:r>
      <w:ins w:id="67" w:author="Andrew Ilchenko" w:date="2023-11-19T15:05:00Z">
        <w:r>
          <w:rPr>
            <w:noProof/>
            <w:webHidden/>
          </w:rPr>
          <w:t>10</w:t>
        </w:r>
        <w:r>
          <w:rPr>
            <w:noProof/>
            <w:webHidden/>
          </w:rPr>
          <w:fldChar w:fldCharType="end"/>
        </w:r>
        <w:r w:rsidRPr="00427DFC">
          <w:rPr>
            <w:rStyle w:val="Hyperlink"/>
            <w:noProof/>
          </w:rPr>
          <w:fldChar w:fldCharType="end"/>
        </w:r>
      </w:ins>
    </w:p>
    <w:p w14:paraId="0721B19F" w14:textId="21DC0394" w:rsidR="004848B2" w:rsidRDefault="004848B2">
      <w:pPr>
        <w:pStyle w:val="TOC2"/>
        <w:tabs>
          <w:tab w:val="right" w:leader="dot" w:pos="9345"/>
        </w:tabs>
        <w:rPr>
          <w:ins w:id="68" w:author="Andrew Ilchenko" w:date="2023-11-19T15:05:00Z"/>
          <w:noProof/>
        </w:rPr>
      </w:pPr>
      <w:ins w:id="69"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"_Toc151298753"</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 xml:space="preserve">Ядро </w:t>
        </w:r>
        <w:r w:rsidRPr="00427DFC">
          <w:rPr>
            <w:rStyle w:val="Hyperlink"/>
            <w:noProof/>
            <w:lang w:val="en-US"/>
          </w:rPr>
          <w:t>RISC</w:t>
        </w:r>
        <w:r w:rsidRPr="00427DFC">
          <w:rPr>
            <w:rStyle w:val="Hyperlink"/>
            <w:noProof/>
          </w:rPr>
          <w:t>-</w:t>
        </w:r>
        <w:r w:rsidRPr="00427DFC">
          <w:rPr>
            <w:rStyle w:val="Hyperlink"/>
            <w:noProof/>
            <w:lang w:val="en-US"/>
          </w:rPr>
          <w:t>V</w:t>
        </w:r>
        <w:r>
          <w:rPr>
            <w:noProof/>
            <w:webHidden/>
          </w:rPr>
          <w:tab/>
        </w:r>
        <w:r>
          <w:rPr>
            <w:noProof/>
            <w:webHidden/>
          </w:rPr>
          <w:fldChar w:fldCharType="begin"/>
        </w:r>
        <w:r>
          <w:rPr>
            <w:noProof/>
            <w:webHidden/>
          </w:rPr>
          <w:instrText xml:space="preserve"> PAGEREF _Toc151298753 \h </w:instrText>
        </w:r>
        <w:r>
          <w:rPr>
            <w:noProof/>
            <w:webHidden/>
          </w:rPr>
        </w:r>
      </w:ins>
      <w:r>
        <w:rPr>
          <w:noProof/>
          <w:webHidden/>
        </w:rPr>
        <w:fldChar w:fldCharType="separate"/>
      </w:r>
      <w:ins w:id="70" w:author="Andrew Ilchenko" w:date="2023-11-19T15:05:00Z">
        <w:r>
          <w:rPr>
            <w:noProof/>
            <w:webHidden/>
          </w:rPr>
          <w:t>12</w:t>
        </w:r>
        <w:r>
          <w:rPr>
            <w:noProof/>
            <w:webHidden/>
          </w:rPr>
          <w:fldChar w:fldCharType="end"/>
        </w:r>
        <w:r w:rsidRPr="00427DFC">
          <w:rPr>
            <w:rStyle w:val="Hyperlink"/>
            <w:noProof/>
          </w:rPr>
          <w:fldChar w:fldCharType="end"/>
        </w:r>
      </w:ins>
    </w:p>
    <w:p w14:paraId="32A7D3DD" w14:textId="17EDF5A3" w:rsidR="004848B2" w:rsidRDefault="004848B2">
      <w:pPr>
        <w:pStyle w:val="TOC2"/>
        <w:tabs>
          <w:tab w:val="right" w:leader="dot" w:pos="9345"/>
        </w:tabs>
        <w:rPr>
          <w:ins w:id="71" w:author="Andrew Ilchenko" w:date="2023-11-19T15:05:00Z"/>
          <w:noProof/>
        </w:rPr>
      </w:pPr>
      <w:ins w:id="72"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"_Toc151298754"</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 xml:space="preserve">Библиотека </w:t>
        </w:r>
        <w:r w:rsidRPr="00427DFC">
          <w:rPr>
            <w:rStyle w:val="Hyperlink"/>
            <w:noProof/>
            <w:lang w:val="en-US"/>
          </w:rPr>
          <w:t>Freedom</w:t>
        </w:r>
        <w:r w:rsidRPr="00427DFC">
          <w:rPr>
            <w:rStyle w:val="Hyperlink"/>
            <w:noProof/>
          </w:rPr>
          <w:t xml:space="preserve"> </w:t>
        </w:r>
        <w:r w:rsidRPr="00427DFC">
          <w:rPr>
            <w:rStyle w:val="Hyperlink"/>
            <w:noProof/>
            <w:lang w:val="en-US"/>
          </w:rPr>
          <w:t>Metal</w:t>
        </w:r>
        <w:r>
          <w:rPr>
            <w:noProof/>
            <w:webHidden/>
          </w:rPr>
          <w:tab/>
        </w:r>
        <w:r>
          <w:rPr>
            <w:noProof/>
            <w:webHidden/>
          </w:rPr>
          <w:fldChar w:fldCharType="begin"/>
        </w:r>
        <w:r>
          <w:rPr>
            <w:noProof/>
            <w:webHidden/>
          </w:rPr>
          <w:instrText xml:space="preserve"> PAGEREF _Toc151298754 \h </w:instrText>
        </w:r>
        <w:r>
          <w:rPr>
            <w:noProof/>
            <w:webHidden/>
          </w:rPr>
        </w:r>
      </w:ins>
      <w:r>
        <w:rPr>
          <w:noProof/>
          <w:webHidden/>
        </w:rPr>
        <w:fldChar w:fldCharType="separate"/>
      </w:r>
      <w:ins w:id="73" w:author="Andrew Ilchenko" w:date="2023-11-19T15:05:00Z">
        <w:r>
          <w:rPr>
            <w:noProof/>
            <w:webHidden/>
          </w:rPr>
          <w:t>13</w:t>
        </w:r>
        <w:r>
          <w:rPr>
            <w:noProof/>
            <w:webHidden/>
          </w:rPr>
          <w:fldChar w:fldCharType="end"/>
        </w:r>
        <w:r w:rsidRPr="00427DFC">
          <w:rPr>
            <w:rStyle w:val="Hyperlink"/>
            <w:noProof/>
          </w:rPr>
          <w:fldChar w:fldCharType="end"/>
        </w:r>
      </w:ins>
    </w:p>
    <w:p w14:paraId="6B779A7A" w14:textId="57E6131B" w:rsidR="004848B2" w:rsidRDefault="004848B2">
      <w:pPr>
        <w:pStyle w:val="TOC2"/>
        <w:tabs>
          <w:tab w:val="right" w:leader="dot" w:pos="9345"/>
        </w:tabs>
        <w:rPr>
          <w:ins w:id="74" w:author="Andrew Ilchenko" w:date="2023-11-19T15:05:00Z"/>
          <w:noProof/>
        </w:rPr>
      </w:pPr>
      <w:ins w:id="75"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"_Toc151298755"</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 xml:space="preserve">Создание проекта в </w:t>
        </w:r>
        <w:r w:rsidRPr="00427DFC">
          <w:rPr>
            <w:rStyle w:val="Hyperlink"/>
            <w:noProof/>
            <w:lang w:val="en-US"/>
          </w:rPr>
          <w:t>Blinky</w:t>
        </w:r>
        <w:r>
          <w:rPr>
            <w:noProof/>
            <w:webHidden/>
          </w:rPr>
          <w:tab/>
        </w:r>
        <w:r>
          <w:rPr>
            <w:noProof/>
            <w:webHidden/>
          </w:rPr>
          <w:fldChar w:fldCharType="begin"/>
        </w:r>
        <w:r>
          <w:rPr>
            <w:noProof/>
            <w:webHidden/>
          </w:rPr>
          <w:instrText xml:space="preserve"> PAGEREF _Toc151298755 \h </w:instrText>
        </w:r>
        <w:r>
          <w:rPr>
            <w:noProof/>
            <w:webHidden/>
          </w:rPr>
        </w:r>
      </w:ins>
      <w:r>
        <w:rPr>
          <w:noProof/>
          <w:webHidden/>
        </w:rPr>
        <w:fldChar w:fldCharType="separate"/>
      </w:r>
      <w:ins w:id="76" w:author="Andrew Ilchenko" w:date="2023-11-19T15:05:00Z">
        <w:r>
          <w:rPr>
            <w:noProof/>
            <w:webHidden/>
          </w:rPr>
          <w:t>14</w:t>
        </w:r>
        <w:r>
          <w:rPr>
            <w:noProof/>
            <w:webHidden/>
          </w:rPr>
          <w:fldChar w:fldCharType="end"/>
        </w:r>
        <w:r w:rsidRPr="00427DFC">
          <w:rPr>
            <w:rStyle w:val="Hyperlink"/>
            <w:noProof/>
          </w:rPr>
          <w:fldChar w:fldCharType="end"/>
        </w:r>
      </w:ins>
    </w:p>
    <w:p w14:paraId="666E2850" w14:textId="41333681" w:rsidR="004848B2" w:rsidRDefault="004848B2">
      <w:pPr>
        <w:pStyle w:val="TOC2"/>
        <w:tabs>
          <w:tab w:val="right" w:leader="dot" w:pos="9345"/>
        </w:tabs>
        <w:rPr>
          <w:ins w:id="77" w:author="Andrew Ilchenko" w:date="2023-11-19T15:05:00Z"/>
          <w:noProof/>
        </w:rPr>
      </w:pPr>
      <w:ins w:id="78"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"_Toc151298756"</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 xml:space="preserve">Код </w:t>
        </w:r>
        <w:r w:rsidRPr="00427DFC">
          <w:rPr>
            <w:rStyle w:val="Hyperlink"/>
            <w:noProof/>
            <w:lang w:val="en-US"/>
          </w:rPr>
          <w:t>Blinky</w:t>
        </w:r>
        <w:r>
          <w:rPr>
            <w:noProof/>
            <w:webHidden/>
          </w:rPr>
          <w:tab/>
        </w:r>
        <w:r>
          <w:rPr>
            <w:noProof/>
            <w:webHidden/>
          </w:rPr>
          <w:fldChar w:fldCharType="begin"/>
        </w:r>
        <w:r>
          <w:rPr>
            <w:noProof/>
            <w:webHidden/>
          </w:rPr>
          <w:instrText xml:space="preserve"> PAGEREF _Toc151298756 \h </w:instrText>
        </w:r>
        <w:r>
          <w:rPr>
            <w:noProof/>
            <w:webHidden/>
          </w:rPr>
        </w:r>
      </w:ins>
      <w:r>
        <w:rPr>
          <w:noProof/>
          <w:webHidden/>
        </w:rPr>
        <w:fldChar w:fldCharType="separate"/>
      </w:r>
      <w:ins w:id="79" w:author="Andrew Ilchenko" w:date="2023-11-19T15:05:00Z">
        <w:r>
          <w:rPr>
            <w:noProof/>
            <w:webHidden/>
          </w:rPr>
          <w:t>16</w:t>
        </w:r>
        <w:r>
          <w:rPr>
            <w:noProof/>
            <w:webHidden/>
          </w:rPr>
          <w:fldChar w:fldCharType="end"/>
        </w:r>
        <w:r w:rsidRPr="00427DFC">
          <w:rPr>
            <w:rStyle w:val="Hyperlink"/>
            <w:noProof/>
          </w:rPr>
          <w:fldChar w:fldCharType="end"/>
        </w:r>
      </w:ins>
    </w:p>
    <w:p w14:paraId="2B0D77C8" w14:textId="163D4FDD" w:rsidR="004848B2" w:rsidRDefault="004848B2">
      <w:pPr>
        <w:pStyle w:val="TOC1"/>
        <w:tabs>
          <w:tab w:val="right" w:leader="dot" w:pos="9345"/>
        </w:tabs>
        <w:rPr>
          <w:ins w:id="80" w:author="Andrew Ilchenko" w:date="2023-11-19T15:05:00Z"/>
          <w:noProof/>
        </w:rPr>
      </w:pPr>
      <w:ins w:id="81"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"_Toc151298757"</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 xml:space="preserve">Создание приложения </w:t>
        </w:r>
        <w:r w:rsidRPr="00427DFC">
          <w:rPr>
            <w:rStyle w:val="Hyperlink"/>
            <w:noProof/>
            <w:lang w:val="en-US"/>
          </w:rPr>
          <w:t>Blinky</w:t>
        </w:r>
        <w:r>
          <w:rPr>
            <w:noProof/>
            <w:webHidden/>
          </w:rPr>
          <w:tab/>
        </w:r>
        <w:r>
          <w:rPr>
            <w:noProof/>
            <w:webHidden/>
          </w:rPr>
          <w:fldChar w:fldCharType="begin"/>
        </w:r>
        <w:r>
          <w:rPr>
            <w:noProof/>
            <w:webHidden/>
          </w:rPr>
          <w:instrText xml:space="preserve"> PAGEREF _Toc151298757 \h </w:instrText>
        </w:r>
        <w:r>
          <w:rPr>
            <w:noProof/>
            <w:webHidden/>
          </w:rPr>
        </w:r>
      </w:ins>
      <w:r>
        <w:rPr>
          <w:noProof/>
          <w:webHidden/>
        </w:rPr>
        <w:fldChar w:fldCharType="separate"/>
      </w:r>
      <w:ins w:id="82" w:author="Andrew Ilchenko" w:date="2023-11-19T15:05:00Z">
        <w:r>
          <w:rPr>
            <w:noProof/>
            <w:webHidden/>
          </w:rPr>
          <w:t>19</w:t>
        </w:r>
        <w:r>
          <w:rPr>
            <w:noProof/>
            <w:webHidden/>
          </w:rPr>
          <w:fldChar w:fldCharType="end"/>
        </w:r>
        <w:r w:rsidRPr="00427DFC">
          <w:rPr>
            <w:rStyle w:val="Hyperlink"/>
            <w:noProof/>
          </w:rPr>
          <w:fldChar w:fldCharType="end"/>
        </w:r>
      </w:ins>
    </w:p>
    <w:p w14:paraId="3EB8EAA7" w14:textId="611C9389" w:rsidR="004848B2" w:rsidRDefault="004848B2">
      <w:pPr>
        <w:pStyle w:val="TOC2"/>
        <w:tabs>
          <w:tab w:val="right" w:leader="dot" w:pos="9345"/>
        </w:tabs>
        <w:rPr>
          <w:ins w:id="83" w:author="Andrew Ilchenko" w:date="2023-11-19T15:05:00Z"/>
          <w:noProof/>
        </w:rPr>
      </w:pPr>
      <w:ins w:id="84"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"_Toc151298758"</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Blinky Демо (Видео)</w:t>
        </w:r>
        <w:r>
          <w:rPr>
            <w:noProof/>
            <w:webHidden/>
          </w:rPr>
          <w:tab/>
        </w:r>
        <w:r>
          <w:rPr>
            <w:noProof/>
            <w:webHidden/>
          </w:rPr>
          <w:fldChar w:fldCharType="begin"/>
        </w:r>
        <w:r>
          <w:rPr>
            <w:noProof/>
            <w:webHidden/>
          </w:rPr>
          <w:instrText xml:space="preserve"> PAGEREF _Toc151298758 \h </w:instrText>
        </w:r>
        <w:r>
          <w:rPr>
            <w:noProof/>
            <w:webHidden/>
          </w:rPr>
        </w:r>
      </w:ins>
      <w:r>
        <w:rPr>
          <w:noProof/>
          <w:webHidden/>
        </w:rPr>
        <w:fldChar w:fldCharType="separate"/>
      </w:r>
      <w:ins w:id="85" w:author="Andrew Ilchenko" w:date="2023-11-19T15:05:00Z">
        <w:r>
          <w:rPr>
            <w:noProof/>
            <w:webHidden/>
          </w:rPr>
          <w:t>20</w:t>
        </w:r>
        <w:r>
          <w:rPr>
            <w:noProof/>
            <w:webHidden/>
          </w:rPr>
          <w:fldChar w:fldCharType="end"/>
        </w:r>
        <w:r w:rsidRPr="00427DFC">
          <w:rPr>
            <w:rStyle w:val="Hyperlink"/>
            <w:noProof/>
          </w:rPr>
          <w:fldChar w:fldCharType="end"/>
        </w:r>
      </w:ins>
    </w:p>
    <w:p w14:paraId="570EEEF2" w14:textId="45CCAB0C" w:rsidR="004848B2" w:rsidRDefault="004848B2">
      <w:pPr>
        <w:pStyle w:val="TOC2"/>
        <w:tabs>
          <w:tab w:val="right" w:leader="dot" w:pos="9345"/>
        </w:tabs>
        <w:rPr>
          <w:ins w:id="86" w:author="Andrew Ilchenko" w:date="2023-11-19T15:05:00Z"/>
          <w:noProof/>
        </w:rPr>
      </w:pPr>
      <w:ins w:id="87"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"_Toc151298759"</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 xml:space="preserve">Доступ к объявлениям функций в </w:t>
        </w:r>
        <w:r w:rsidRPr="00427DFC">
          <w:rPr>
            <w:rStyle w:val="Hyperlink"/>
            <w:noProof/>
            <w:lang w:val="en-US"/>
          </w:rPr>
          <w:t>Freedom</w:t>
        </w:r>
        <w:r w:rsidRPr="00427DFC">
          <w:rPr>
            <w:rStyle w:val="Hyperlink"/>
            <w:noProof/>
          </w:rPr>
          <w:t xml:space="preserve"> </w:t>
        </w:r>
        <w:r w:rsidRPr="00427DFC">
          <w:rPr>
            <w:rStyle w:val="Hyperlink"/>
            <w:noProof/>
            <w:lang w:val="en-US"/>
          </w:rPr>
          <w:t>Studio</w:t>
        </w:r>
        <w:r>
          <w:rPr>
            <w:noProof/>
            <w:webHidden/>
          </w:rPr>
          <w:tab/>
        </w:r>
        <w:r>
          <w:rPr>
            <w:noProof/>
            <w:webHidden/>
          </w:rPr>
          <w:fldChar w:fldCharType="begin"/>
        </w:r>
        <w:r>
          <w:rPr>
            <w:noProof/>
            <w:webHidden/>
          </w:rPr>
          <w:instrText xml:space="preserve"> PAGEREF _Toc151298759 \h </w:instrText>
        </w:r>
        <w:r>
          <w:rPr>
            <w:noProof/>
            <w:webHidden/>
          </w:rPr>
        </w:r>
      </w:ins>
      <w:r>
        <w:rPr>
          <w:noProof/>
          <w:webHidden/>
        </w:rPr>
        <w:fldChar w:fldCharType="separate"/>
      </w:r>
      <w:ins w:id="88" w:author="Andrew Ilchenko" w:date="2023-11-19T15:05:00Z">
        <w:r>
          <w:rPr>
            <w:noProof/>
            <w:webHidden/>
          </w:rPr>
          <w:t>20</w:t>
        </w:r>
        <w:r>
          <w:rPr>
            <w:noProof/>
            <w:webHidden/>
          </w:rPr>
          <w:fldChar w:fldCharType="end"/>
        </w:r>
        <w:r w:rsidRPr="00427DFC">
          <w:rPr>
            <w:rStyle w:val="Hyperlink"/>
            <w:noProof/>
          </w:rPr>
          <w:fldChar w:fldCharType="end"/>
        </w:r>
      </w:ins>
    </w:p>
    <w:p w14:paraId="72F1916D" w14:textId="71D68434" w:rsidR="004848B2" w:rsidRDefault="004848B2">
      <w:pPr>
        <w:pStyle w:val="TOC1"/>
        <w:tabs>
          <w:tab w:val="right" w:leader="dot" w:pos="9345"/>
        </w:tabs>
        <w:rPr>
          <w:ins w:id="89" w:author="Andrew Ilchenko" w:date="2023-11-19T15:05:00Z"/>
          <w:noProof/>
        </w:rPr>
      </w:pPr>
      <w:ins w:id="90"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"_Toc151298760"</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Некоторые объявления функций</w:t>
        </w:r>
        <w:r>
          <w:rPr>
            <w:noProof/>
            <w:webHidden/>
          </w:rPr>
          <w:tab/>
        </w:r>
        <w:r>
          <w:rPr>
            <w:noProof/>
            <w:webHidden/>
          </w:rPr>
          <w:fldChar w:fldCharType="begin"/>
        </w:r>
        <w:r>
          <w:rPr>
            <w:noProof/>
            <w:webHidden/>
          </w:rPr>
          <w:instrText xml:space="preserve"> PAGEREF _Toc151298760 \h </w:instrText>
        </w:r>
        <w:r>
          <w:rPr>
            <w:noProof/>
            <w:webHidden/>
          </w:rPr>
        </w:r>
      </w:ins>
      <w:r>
        <w:rPr>
          <w:noProof/>
          <w:webHidden/>
        </w:rPr>
        <w:fldChar w:fldCharType="separate"/>
      </w:r>
      <w:ins w:id="91" w:author="Andrew Ilchenko" w:date="2023-11-19T15:05:00Z">
        <w:r>
          <w:rPr>
            <w:noProof/>
            <w:webHidden/>
          </w:rPr>
          <w:t>22</w:t>
        </w:r>
        <w:r>
          <w:rPr>
            <w:noProof/>
            <w:webHidden/>
          </w:rPr>
          <w:fldChar w:fldCharType="end"/>
        </w:r>
        <w:r w:rsidRPr="00427DFC">
          <w:rPr>
            <w:rStyle w:val="Hyperlink"/>
            <w:noProof/>
          </w:rPr>
          <w:fldChar w:fldCharType="end"/>
        </w:r>
      </w:ins>
    </w:p>
    <w:p w14:paraId="386508CC" w14:textId="72DCC9D0" w:rsidR="004848B2" w:rsidRDefault="004848B2">
      <w:pPr>
        <w:pStyle w:val="TOC2"/>
        <w:tabs>
          <w:tab w:val="right" w:leader="dot" w:pos="9345"/>
        </w:tabs>
        <w:rPr>
          <w:ins w:id="92" w:author="Andrew Ilchenko" w:date="2023-11-19T15:05:00Z"/>
          <w:noProof/>
        </w:rPr>
      </w:pPr>
      <w:ins w:id="93"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"_Toc151298761"</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lang w:eastAsia="ru-RU"/>
          </w:rPr>
          <w:t>Обратите внимание, что этот файл находится в папке ./</w:t>
        </w:r>
        <w:r w:rsidRPr="00427DFC">
          <w:rPr>
            <w:rStyle w:val="Hyperlink"/>
            <w:noProof/>
            <w:lang w:val="en-US" w:eastAsia="ru-RU"/>
          </w:rPr>
          <w:t>bsp</w:t>
        </w:r>
        <w:r w:rsidRPr="00427DFC">
          <w:rPr>
            <w:rStyle w:val="Hyperlink"/>
            <w:noProof/>
            <w:lang w:eastAsia="ru-RU"/>
          </w:rPr>
          <w:t>/</w:t>
        </w:r>
        <w:r w:rsidRPr="00427DFC">
          <w:rPr>
            <w:rStyle w:val="Hyperlink"/>
            <w:noProof/>
            <w:lang w:val="en-US" w:eastAsia="ru-RU"/>
          </w:rPr>
          <w:t>install</w:t>
        </w:r>
        <w:r w:rsidRPr="00427DFC">
          <w:rPr>
            <w:rStyle w:val="Hyperlink"/>
            <w:noProof/>
            <w:lang w:eastAsia="ru-RU"/>
          </w:rPr>
          <w:t>/</w:t>
        </w:r>
        <w:r w:rsidRPr="00427DFC">
          <w:rPr>
            <w:rStyle w:val="Hyperlink"/>
            <w:noProof/>
            <w:lang w:val="en-US" w:eastAsia="ru-RU"/>
          </w:rPr>
          <w:t>include</w:t>
        </w:r>
        <w:r w:rsidRPr="00427DFC">
          <w:rPr>
            <w:rStyle w:val="Hyperlink"/>
            <w:noProof/>
            <w:lang w:eastAsia="ru-RU"/>
          </w:rPr>
          <w:t>/</w:t>
        </w:r>
        <w:r w:rsidRPr="00427DFC">
          <w:rPr>
            <w:rStyle w:val="Hyperlink"/>
            <w:noProof/>
            <w:lang w:val="en-US" w:eastAsia="ru-RU"/>
          </w:rPr>
          <w:t>metal</w:t>
        </w:r>
        <w:r w:rsidRPr="00427DFC">
          <w:rPr>
            <w:rStyle w:val="Hyperlink"/>
            <w:noProof/>
            <w:lang w:eastAsia="ru-RU"/>
          </w:rPr>
          <w:t>/.</w:t>
        </w:r>
        <w:r>
          <w:rPr>
            <w:noProof/>
            <w:webHidden/>
          </w:rPr>
          <w:tab/>
        </w:r>
        <w:r>
          <w:rPr>
            <w:noProof/>
            <w:webHidden/>
          </w:rPr>
          <w:fldChar w:fldCharType="begin"/>
        </w:r>
        <w:r>
          <w:rPr>
            <w:noProof/>
            <w:webHidden/>
          </w:rPr>
          <w:instrText xml:space="preserve"> PAGEREF _Toc151298761 \h </w:instrText>
        </w:r>
        <w:r>
          <w:rPr>
            <w:noProof/>
            <w:webHidden/>
          </w:rPr>
        </w:r>
      </w:ins>
      <w:r>
        <w:rPr>
          <w:noProof/>
          <w:webHidden/>
        </w:rPr>
        <w:fldChar w:fldCharType="separate"/>
      </w:r>
      <w:ins w:id="94" w:author="Andrew Ilchenko" w:date="2023-11-19T15:05:00Z">
        <w:r>
          <w:rPr>
            <w:noProof/>
            <w:webHidden/>
          </w:rPr>
          <w:t>24</w:t>
        </w:r>
        <w:r>
          <w:rPr>
            <w:noProof/>
            <w:webHidden/>
          </w:rPr>
          <w:fldChar w:fldCharType="end"/>
        </w:r>
        <w:r w:rsidRPr="00427DFC">
          <w:rPr>
            <w:rStyle w:val="Hyperlink"/>
            <w:noProof/>
          </w:rPr>
          <w:fldChar w:fldCharType="end"/>
        </w:r>
      </w:ins>
    </w:p>
    <w:p w14:paraId="170F39E0" w14:textId="05F63E6C" w:rsidR="004848B2" w:rsidRDefault="004848B2">
      <w:pPr>
        <w:pStyle w:val="TOC2"/>
        <w:tabs>
          <w:tab w:val="right" w:leader="dot" w:pos="9345"/>
        </w:tabs>
        <w:rPr>
          <w:ins w:id="95" w:author="Andrew Ilchenko" w:date="2023-11-19T15:05:00Z"/>
          <w:noProof/>
        </w:rPr>
      </w:pPr>
      <w:ins w:id="96"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"_Toc151298762"</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rFonts w:eastAsia="Times New Roman"/>
            <w:noProof/>
            <w:lang w:eastAsia="ru-RU"/>
          </w:rPr>
          <w:t>Библиотека</w:t>
        </w:r>
        <w:r w:rsidRPr="00427DFC">
          <w:rPr>
            <w:rStyle w:val="Hyperlink"/>
            <w:rFonts w:eastAsia="Times New Roman"/>
            <w:noProof/>
            <w:lang w:val="en-US" w:eastAsia="ru-RU"/>
          </w:rPr>
          <w:t xml:space="preserve"> Freedom Metal Library на GitHub</w:t>
        </w:r>
        <w:r>
          <w:rPr>
            <w:noProof/>
            <w:webHidden/>
          </w:rPr>
          <w:tab/>
        </w:r>
        <w:r>
          <w:rPr>
            <w:noProof/>
            <w:webHidden/>
          </w:rPr>
          <w:fldChar w:fldCharType="begin"/>
        </w:r>
        <w:r>
          <w:rPr>
            <w:noProof/>
            <w:webHidden/>
          </w:rPr>
          <w:instrText xml:space="preserve"> PAGEREF _Toc151298762 \h </w:instrText>
        </w:r>
        <w:r>
          <w:rPr>
            <w:noProof/>
            <w:webHidden/>
          </w:rPr>
        </w:r>
      </w:ins>
      <w:r>
        <w:rPr>
          <w:noProof/>
          <w:webHidden/>
        </w:rPr>
        <w:fldChar w:fldCharType="separate"/>
      </w:r>
      <w:ins w:id="97" w:author="Andrew Ilchenko" w:date="2023-11-19T15:05:00Z">
        <w:r>
          <w:rPr>
            <w:noProof/>
            <w:webHidden/>
          </w:rPr>
          <w:t>24</w:t>
        </w:r>
        <w:r>
          <w:rPr>
            <w:noProof/>
            <w:webHidden/>
          </w:rPr>
          <w:fldChar w:fldCharType="end"/>
        </w:r>
        <w:r w:rsidRPr="00427DFC">
          <w:rPr>
            <w:rStyle w:val="Hyperlink"/>
            <w:noProof/>
          </w:rPr>
          <w:fldChar w:fldCharType="end"/>
        </w:r>
      </w:ins>
    </w:p>
    <w:p w14:paraId="3E2C0FF4" w14:textId="17E967A4" w:rsidR="004848B2" w:rsidRDefault="004848B2">
      <w:pPr>
        <w:pStyle w:val="TOC2"/>
        <w:tabs>
          <w:tab w:val="right" w:leader="dot" w:pos="9345"/>
        </w:tabs>
        <w:rPr>
          <w:ins w:id="98" w:author="Andrew Ilchenko" w:date="2023-11-19T15:05:00Z"/>
          <w:noProof/>
        </w:rPr>
      </w:pPr>
      <w:ins w:id="99" w:author="Andrew Ilchenko" w:date="2023-11-19T15:05:00Z">
        <w:r w:rsidRPr="00427DFC">
          <w:rPr>
            <w:rStyle w:val="Hyperlink"/>
            <w:noProof/>
          </w:rPr>
          <w:fldChar w:fldCharType="begin"/>
        </w:r>
        <w:r w:rsidRPr="00427DFC">
          <w:rPr>
            <w:rStyle w:val="Hyperlink"/>
            <w:noProof/>
          </w:rPr>
          <w:instrText xml:space="preserve"> </w:instrText>
        </w:r>
        <w:r>
          <w:rPr>
            <w:noProof/>
          </w:rPr>
          <w:instrText>HYPERLINK \l "_Toc151298763"</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 xml:space="preserve">Библиотека </w:t>
        </w:r>
        <w:r w:rsidRPr="00427DFC">
          <w:rPr>
            <w:rStyle w:val="Hyperlink"/>
            <w:noProof/>
            <w:lang w:val="en-US"/>
          </w:rPr>
          <w:t>Freedom</w:t>
        </w:r>
        <w:r w:rsidRPr="00427DFC">
          <w:rPr>
            <w:rStyle w:val="Hyperlink"/>
            <w:noProof/>
          </w:rPr>
          <w:t xml:space="preserve"> </w:t>
        </w:r>
        <w:r w:rsidRPr="00427DFC">
          <w:rPr>
            <w:rStyle w:val="Hyperlink"/>
            <w:noProof/>
            <w:lang w:val="en-US"/>
          </w:rPr>
          <w:t>Metal</w:t>
        </w:r>
        <w:r w:rsidRPr="00427DFC">
          <w:rPr>
            <w:rStyle w:val="Hyperlink"/>
            <w:noProof/>
          </w:rPr>
          <w:t xml:space="preserve"> на вашем компьютере</w:t>
        </w:r>
        <w:r>
          <w:rPr>
            <w:noProof/>
            <w:webHidden/>
          </w:rPr>
          <w:tab/>
        </w:r>
        <w:r>
          <w:rPr>
            <w:noProof/>
            <w:webHidden/>
          </w:rPr>
          <w:fldChar w:fldCharType="begin"/>
        </w:r>
        <w:r>
          <w:rPr>
            <w:noProof/>
            <w:webHidden/>
          </w:rPr>
          <w:instrText xml:space="preserve"> PAGEREF _Toc151298763 \h </w:instrText>
        </w:r>
        <w:r>
          <w:rPr>
            <w:noProof/>
            <w:webHidden/>
          </w:rPr>
        </w:r>
      </w:ins>
      <w:r>
        <w:rPr>
          <w:noProof/>
          <w:webHidden/>
        </w:rPr>
        <w:fldChar w:fldCharType="separate"/>
      </w:r>
      <w:ins w:id="100" w:author="Andrew Ilchenko" w:date="2023-11-19T15:05:00Z">
        <w:r>
          <w:rPr>
            <w:noProof/>
            <w:webHidden/>
          </w:rPr>
          <w:t>25</w:t>
        </w:r>
        <w:r>
          <w:rPr>
            <w:noProof/>
            <w:webHidden/>
          </w:rPr>
          <w:fldChar w:fldCharType="end"/>
        </w:r>
        <w:r w:rsidRPr="00427DFC">
          <w:rPr>
            <w:rStyle w:val="Hyperlink"/>
            <w:noProof/>
          </w:rPr>
          <w:fldChar w:fldCharType="end"/>
        </w:r>
      </w:ins>
    </w:p>
    <w:p w14:paraId="3B6CEBB7" w14:textId="3719B21A" w:rsidR="004848B2" w:rsidRDefault="004848B2">
      <w:pPr>
        <w:pStyle w:val="TOC2"/>
        <w:tabs>
          <w:tab w:val="right" w:leader="dot" w:pos="9345"/>
        </w:tabs>
        <w:rPr>
          <w:ins w:id="101" w:author="Andrew Ilchenko" w:date="2023-11-19T15:05:00Z"/>
          <w:noProof/>
        </w:rPr>
      </w:pPr>
      <w:ins w:id="102" w:author="Andrew Ilchenko" w:date="2023-11-19T15:05:00Z">
        <w:r w:rsidRPr="00427DFC">
          <w:rPr>
            <w:rStyle w:val="Hyperlink"/>
            <w:noProof/>
          </w:rPr>
          <w:lastRenderedPageBreak/>
          <w:fldChar w:fldCharType="begin"/>
        </w:r>
        <w:r w:rsidRPr="00427DFC">
          <w:rPr>
            <w:rStyle w:val="Hyperlink"/>
            <w:noProof/>
          </w:rPr>
          <w:instrText xml:space="preserve"> </w:instrText>
        </w:r>
        <w:r>
          <w:rPr>
            <w:noProof/>
          </w:rPr>
          <w:instrText>HYPERLINK \l "_Toc151298764"</w:instrText>
        </w:r>
        <w:r w:rsidRPr="00427DFC">
          <w:rPr>
            <w:rStyle w:val="Hyperlink"/>
            <w:noProof/>
          </w:rPr>
          <w:instrText xml:space="preserve"> </w:instrText>
        </w:r>
        <w:r w:rsidRPr="00427DFC">
          <w:rPr>
            <w:rStyle w:val="Hyperlink"/>
            <w:noProof/>
          </w:rPr>
        </w:r>
        <w:r w:rsidRPr="00427DFC">
          <w:rPr>
            <w:rStyle w:val="Hyperlink"/>
            <w:noProof/>
          </w:rPr>
          <w:fldChar w:fldCharType="separate"/>
        </w:r>
        <w:r w:rsidRPr="00427DFC">
          <w:rPr>
            <w:rStyle w:val="Hyperlink"/>
            <w:noProof/>
          </w:rPr>
          <w:t>Итоги главы</w:t>
        </w:r>
        <w:r>
          <w:rPr>
            <w:noProof/>
            <w:webHidden/>
          </w:rPr>
          <w:tab/>
        </w:r>
        <w:r>
          <w:rPr>
            <w:noProof/>
            <w:webHidden/>
          </w:rPr>
          <w:fldChar w:fldCharType="begin"/>
        </w:r>
        <w:r>
          <w:rPr>
            <w:noProof/>
            <w:webHidden/>
          </w:rPr>
          <w:instrText xml:space="preserve"> PAGEREF _Toc151298764 \h </w:instrText>
        </w:r>
        <w:r>
          <w:rPr>
            <w:noProof/>
            <w:webHidden/>
          </w:rPr>
        </w:r>
      </w:ins>
      <w:r>
        <w:rPr>
          <w:noProof/>
          <w:webHidden/>
        </w:rPr>
        <w:fldChar w:fldCharType="separate"/>
      </w:r>
      <w:ins w:id="103" w:author="Andrew Ilchenko" w:date="2023-11-19T15:05:00Z">
        <w:r>
          <w:rPr>
            <w:noProof/>
            <w:webHidden/>
          </w:rPr>
          <w:t>27</w:t>
        </w:r>
        <w:r>
          <w:rPr>
            <w:noProof/>
            <w:webHidden/>
          </w:rPr>
          <w:fldChar w:fldCharType="end"/>
        </w:r>
        <w:r w:rsidRPr="00427DFC">
          <w:rPr>
            <w:rStyle w:val="Hyperlink"/>
            <w:noProof/>
          </w:rPr>
          <w:fldChar w:fldCharType="end"/>
        </w:r>
      </w:ins>
    </w:p>
    <w:p w14:paraId="5A1A27F0" w14:textId="5C9BB0C8" w:rsidR="004848B2" w:rsidRPr="00764F77" w:rsidRDefault="004848B2" w:rsidP="00CD290F">
      <w:pPr>
        <w:rPr>
          <w:lang w:eastAsia="ru-RU"/>
        </w:rPr>
      </w:pPr>
      <w:ins w:id="104" w:author="Andrew Ilchenko" w:date="2023-11-19T15:05:00Z">
        <w:r>
          <w:rPr>
            <w:lang w:eastAsia="ru-RU"/>
          </w:rPr>
          <w:fldChar w:fldCharType="end"/>
        </w:r>
      </w:ins>
    </w:p>
    <w:sectPr w:rsidR="004848B2" w:rsidRPr="00764F7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6BDC4" w14:textId="77777777" w:rsidR="00AD41E3" w:rsidRDefault="00AD41E3" w:rsidP="00703B61">
      <w:pPr>
        <w:spacing w:after="0" w:line="240" w:lineRule="auto"/>
      </w:pPr>
      <w:r>
        <w:separator/>
      </w:r>
    </w:p>
  </w:endnote>
  <w:endnote w:type="continuationSeparator" w:id="0">
    <w:p w14:paraId="279E40CD" w14:textId="77777777" w:rsidR="00AD41E3" w:rsidRDefault="00AD41E3" w:rsidP="00703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11409" w14:textId="77777777" w:rsidR="00AD41E3" w:rsidRDefault="00AD41E3" w:rsidP="00703B61">
      <w:pPr>
        <w:spacing w:after="0" w:line="240" w:lineRule="auto"/>
      </w:pPr>
      <w:r>
        <w:separator/>
      </w:r>
    </w:p>
  </w:footnote>
  <w:footnote w:type="continuationSeparator" w:id="0">
    <w:p w14:paraId="6DFA4B50" w14:textId="77777777" w:rsidR="00AD41E3" w:rsidRDefault="00AD41E3" w:rsidP="00703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4226"/>
    <w:multiLevelType w:val="multilevel"/>
    <w:tmpl w:val="CBB67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76998"/>
    <w:multiLevelType w:val="multilevel"/>
    <w:tmpl w:val="7D7E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20C9A"/>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D5A24"/>
    <w:multiLevelType w:val="multilevel"/>
    <w:tmpl w:val="D150A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C6B8A"/>
    <w:multiLevelType w:val="hybridMultilevel"/>
    <w:tmpl w:val="A67A0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B4E01F9"/>
    <w:multiLevelType w:val="multilevel"/>
    <w:tmpl w:val="D4486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6C7F27"/>
    <w:multiLevelType w:val="multilevel"/>
    <w:tmpl w:val="88ACD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6074D"/>
    <w:multiLevelType w:val="multilevel"/>
    <w:tmpl w:val="92123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143AB3"/>
    <w:multiLevelType w:val="hybridMultilevel"/>
    <w:tmpl w:val="6F4650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83E6A13"/>
    <w:multiLevelType w:val="multilevel"/>
    <w:tmpl w:val="6D8E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AA6A50"/>
    <w:multiLevelType w:val="multilevel"/>
    <w:tmpl w:val="77B4D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3E4626"/>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EF3CA0"/>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F6727D"/>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16F82"/>
    <w:multiLevelType w:val="multilevel"/>
    <w:tmpl w:val="4EFEE3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256806"/>
    <w:multiLevelType w:val="multilevel"/>
    <w:tmpl w:val="13F62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3C146D"/>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A47B77"/>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8413E1"/>
    <w:multiLevelType w:val="hybridMultilevel"/>
    <w:tmpl w:val="A8FC5A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CF57512"/>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0F5679"/>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2B5AF3"/>
    <w:multiLevelType w:val="multilevel"/>
    <w:tmpl w:val="A80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90545E"/>
    <w:multiLevelType w:val="multilevel"/>
    <w:tmpl w:val="CEEE2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E410DC"/>
    <w:multiLevelType w:val="multilevel"/>
    <w:tmpl w:val="1BB8E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C4455F"/>
    <w:multiLevelType w:val="hybridMultilevel"/>
    <w:tmpl w:val="FB08FB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9C95AE9"/>
    <w:multiLevelType w:val="multilevel"/>
    <w:tmpl w:val="0F1C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182DB2"/>
    <w:multiLevelType w:val="multilevel"/>
    <w:tmpl w:val="89D6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BB21CA"/>
    <w:multiLevelType w:val="multilevel"/>
    <w:tmpl w:val="197AA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7982356">
    <w:abstractNumId w:val="5"/>
  </w:num>
  <w:num w:numId="2" w16cid:durableId="837227786">
    <w:abstractNumId w:val="9"/>
  </w:num>
  <w:num w:numId="3" w16cid:durableId="1258706796">
    <w:abstractNumId w:val="27"/>
  </w:num>
  <w:num w:numId="4" w16cid:durableId="1308583325">
    <w:abstractNumId w:val="1"/>
  </w:num>
  <w:num w:numId="5" w16cid:durableId="1194658759">
    <w:abstractNumId w:val="3"/>
  </w:num>
  <w:num w:numId="6" w16cid:durableId="1597786305">
    <w:abstractNumId w:val="21"/>
  </w:num>
  <w:num w:numId="7" w16cid:durableId="1076128132">
    <w:abstractNumId w:val="23"/>
  </w:num>
  <w:num w:numId="8" w16cid:durableId="1294209802">
    <w:abstractNumId w:val="26"/>
  </w:num>
  <w:num w:numId="9" w16cid:durableId="638533870">
    <w:abstractNumId w:val="6"/>
  </w:num>
  <w:num w:numId="10" w16cid:durableId="855340633">
    <w:abstractNumId w:val="4"/>
  </w:num>
  <w:num w:numId="11" w16cid:durableId="136917312">
    <w:abstractNumId w:val="7"/>
  </w:num>
  <w:num w:numId="12" w16cid:durableId="1305695226">
    <w:abstractNumId w:val="15"/>
  </w:num>
  <w:num w:numId="13" w16cid:durableId="1734083727">
    <w:abstractNumId w:val="8"/>
  </w:num>
  <w:num w:numId="14" w16cid:durableId="1863857832">
    <w:abstractNumId w:val="22"/>
  </w:num>
  <w:num w:numId="15" w16cid:durableId="582380105">
    <w:abstractNumId w:val="19"/>
  </w:num>
  <w:num w:numId="16" w16cid:durableId="740641272">
    <w:abstractNumId w:val="0"/>
  </w:num>
  <w:num w:numId="17" w16cid:durableId="441150765">
    <w:abstractNumId w:val="12"/>
  </w:num>
  <w:num w:numId="18" w16cid:durableId="410346545">
    <w:abstractNumId w:val="20"/>
  </w:num>
  <w:num w:numId="19" w16cid:durableId="2126120610">
    <w:abstractNumId w:val="25"/>
  </w:num>
  <w:num w:numId="20" w16cid:durableId="1662462446">
    <w:abstractNumId w:val="11"/>
  </w:num>
  <w:num w:numId="21" w16cid:durableId="2139640760">
    <w:abstractNumId w:val="14"/>
  </w:num>
  <w:num w:numId="22" w16cid:durableId="2110079381">
    <w:abstractNumId w:val="18"/>
  </w:num>
  <w:num w:numId="23" w16cid:durableId="604113862">
    <w:abstractNumId w:val="10"/>
  </w:num>
  <w:num w:numId="24" w16cid:durableId="215317173">
    <w:abstractNumId w:val="17"/>
  </w:num>
  <w:num w:numId="25" w16cid:durableId="2078045961">
    <w:abstractNumId w:val="2"/>
  </w:num>
  <w:num w:numId="26" w16cid:durableId="88166485">
    <w:abstractNumId w:val="16"/>
  </w:num>
  <w:num w:numId="27" w16cid:durableId="182792264">
    <w:abstractNumId w:val="13"/>
  </w:num>
  <w:num w:numId="28" w16cid:durableId="1606496164">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Ilchenko">
    <w15:presenceInfo w15:providerId="Windows Live" w15:userId="fc2555721ea3c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attachedTemplate r:id="rId1"/>
  <w:trackRevision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874"/>
    <w:rsid w:val="0004244B"/>
    <w:rsid w:val="00044EC2"/>
    <w:rsid w:val="00097B12"/>
    <w:rsid w:val="000A7911"/>
    <w:rsid w:val="00112820"/>
    <w:rsid w:val="00130874"/>
    <w:rsid w:val="00174DFA"/>
    <w:rsid w:val="001861E5"/>
    <w:rsid w:val="001E1D85"/>
    <w:rsid w:val="00232BED"/>
    <w:rsid w:val="002A049A"/>
    <w:rsid w:val="003135B4"/>
    <w:rsid w:val="00331DFF"/>
    <w:rsid w:val="00353F68"/>
    <w:rsid w:val="00403E58"/>
    <w:rsid w:val="00434767"/>
    <w:rsid w:val="004848B2"/>
    <w:rsid w:val="00683712"/>
    <w:rsid w:val="00686DDA"/>
    <w:rsid w:val="006B4068"/>
    <w:rsid w:val="00703B61"/>
    <w:rsid w:val="00713364"/>
    <w:rsid w:val="00764F77"/>
    <w:rsid w:val="007C35CD"/>
    <w:rsid w:val="0085594D"/>
    <w:rsid w:val="00981E69"/>
    <w:rsid w:val="009F6785"/>
    <w:rsid w:val="00A4547A"/>
    <w:rsid w:val="00A527F7"/>
    <w:rsid w:val="00AD41E3"/>
    <w:rsid w:val="00BA06A8"/>
    <w:rsid w:val="00BF5947"/>
    <w:rsid w:val="00C064E2"/>
    <w:rsid w:val="00C6243C"/>
    <w:rsid w:val="00C76A5C"/>
    <w:rsid w:val="00C76D85"/>
    <w:rsid w:val="00CD290F"/>
    <w:rsid w:val="00CD2E3D"/>
    <w:rsid w:val="00D03BC2"/>
    <w:rsid w:val="00D619B1"/>
    <w:rsid w:val="00E44886"/>
    <w:rsid w:val="00E525EF"/>
    <w:rsid w:val="00EA4FBA"/>
    <w:rsid w:val="00F33036"/>
    <w:rsid w:val="00F567EF"/>
    <w:rsid w:val="00F940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B8946"/>
  <w15:chartTrackingRefBased/>
  <w15:docId w15:val="{C284004C-DE57-4E3E-84E8-D587AB921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85"/>
    <w:pPr>
      <w:spacing w:line="360" w:lineRule="auto"/>
      <w:ind w:firstLine="709"/>
    </w:pPr>
    <w:rPr>
      <w:rFonts w:ascii="Times New Roman" w:hAnsi="Times New Roman"/>
      <w:sz w:val="24"/>
    </w:rPr>
  </w:style>
  <w:style w:type="paragraph" w:styleId="Heading1">
    <w:name w:val="heading 1"/>
    <w:basedOn w:val="Normal"/>
    <w:next w:val="Normal"/>
    <w:link w:val="Heading1Char"/>
    <w:uiPriority w:val="9"/>
    <w:qFormat/>
    <w:rsid w:val="00981E69"/>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C76D85"/>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C76D85"/>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128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E69"/>
    <w:rPr>
      <w:color w:val="0000FF"/>
      <w:u w:val="single"/>
    </w:rPr>
  </w:style>
  <w:style w:type="paragraph" w:styleId="Title">
    <w:name w:val="Title"/>
    <w:basedOn w:val="Normal"/>
    <w:next w:val="Normal"/>
    <w:link w:val="TitleChar"/>
    <w:uiPriority w:val="10"/>
    <w:qFormat/>
    <w:rsid w:val="00981E69"/>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81E69"/>
    <w:rPr>
      <w:rFonts w:ascii="Times New Roman" w:eastAsiaTheme="majorEastAsia" w:hAnsi="Times New Roman" w:cstheme="majorBidi"/>
      <w:b/>
      <w:spacing w:val="-10"/>
      <w:kern w:val="28"/>
      <w:sz w:val="56"/>
      <w:szCs w:val="56"/>
    </w:rPr>
  </w:style>
  <w:style w:type="character" w:customStyle="1" w:styleId="Heading1Char">
    <w:name w:val="Heading 1 Char"/>
    <w:basedOn w:val="DefaultParagraphFont"/>
    <w:link w:val="Heading1"/>
    <w:uiPriority w:val="9"/>
    <w:rsid w:val="00981E69"/>
    <w:rPr>
      <w:rFonts w:ascii="Times New Roman" w:eastAsiaTheme="majorEastAsia" w:hAnsi="Times New Roman" w:cstheme="majorBidi"/>
      <w:b/>
      <w:sz w:val="44"/>
      <w:szCs w:val="32"/>
    </w:rPr>
  </w:style>
  <w:style w:type="paragraph" w:styleId="BalloonText">
    <w:name w:val="Balloon Text"/>
    <w:basedOn w:val="Normal"/>
    <w:link w:val="BalloonTextChar"/>
    <w:uiPriority w:val="99"/>
    <w:semiHidden/>
    <w:unhideWhenUsed/>
    <w:rsid w:val="00981E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E69"/>
    <w:rPr>
      <w:rFonts w:ascii="Segoe UI" w:hAnsi="Segoe UI" w:cs="Segoe UI"/>
      <w:sz w:val="18"/>
      <w:szCs w:val="18"/>
    </w:rPr>
  </w:style>
  <w:style w:type="character" w:customStyle="1" w:styleId="Heading2Char">
    <w:name w:val="Heading 2 Char"/>
    <w:basedOn w:val="DefaultParagraphFont"/>
    <w:link w:val="Heading2"/>
    <w:uiPriority w:val="9"/>
    <w:rsid w:val="00C76D85"/>
    <w:rPr>
      <w:rFonts w:ascii="Times New Roman" w:eastAsiaTheme="majorEastAsia" w:hAnsi="Times New Roman" w:cstheme="majorBidi"/>
      <w:b/>
      <w:sz w:val="36"/>
      <w:szCs w:val="26"/>
    </w:rPr>
  </w:style>
  <w:style w:type="paragraph" w:styleId="NormalWeb">
    <w:name w:val="Normal (Web)"/>
    <w:basedOn w:val="Normal"/>
    <w:uiPriority w:val="99"/>
    <w:semiHidden/>
    <w:unhideWhenUsed/>
    <w:rsid w:val="00981E69"/>
    <w:pPr>
      <w:spacing w:before="100" w:beforeAutospacing="1" w:after="100" w:afterAutospacing="1" w:line="240" w:lineRule="auto"/>
    </w:pPr>
    <w:rPr>
      <w:rFonts w:eastAsia="Times New Roman" w:cs="Times New Roman"/>
      <w:szCs w:val="24"/>
      <w:lang w:eastAsia="ru-RU"/>
    </w:rPr>
  </w:style>
  <w:style w:type="character" w:styleId="Strong">
    <w:name w:val="Strong"/>
    <w:basedOn w:val="DefaultParagraphFont"/>
    <w:uiPriority w:val="22"/>
    <w:qFormat/>
    <w:rsid w:val="00981E69"/>
    <w:rPr>
      <w:b/>
      <w:bCs/>
    </w:rPr>
  </w:style>
  <w:style w:type="character" w:styleId="Emphasis">
    <w:name w:val="Emphasis"/>
    <w:basedOn w:val="DefaultParagraphFont"/>
    <w:uiPriority w:val="20"/>
    <w:qFormat/>
    <w:rsid w:val="00C76D85"/>
    <w:rPr>
      <w:i/>
      <w:iCs/>
    </w:rPr>
  </w:style>
  <w:style w:type="character" w:styleId="HTMLCode">
    <w:name w:val="HTML Code"/>
    <w:basedOn w:val="DefaultParagraphFont"/>
    <w:uiPriority w:val="99"/>
    <w:semiHidden/>
    <w:unhideWhenUsed/>
    <w:rsid w:val="00C76D8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76D85"/>
    <w:rPr>
      <w:rFonts w:asciiTheme="majorHAnsi" w:eastAsiaTheme="majorEastAsia" w:hAnsiTheme="majorHAnsi" w:cstheme="majorBidi"/>
      <w:color w:val="1F4D78" w:themeColor="accent1" w:themeShade="7F"/>
      <w:sz w:val="24"/>
      <w:szCs w:val="24"/>
    </w:rPr>
  </w:style>
  <w:style w:type="character" w:customStyle="1" w:styleId="d-flex">
    <w:name w:val="d-flex"/>
    <w:basedOn w:val="DefaultParagraphFont"/>
    <w:rsid w:val="00C76D85"/>
  </w:style>
  <w:style w:type="paragraph" w:styleId="ListParagraph">
    <w:name w:val="List Paragraph"/>
    <w:basedOn w:val="Normal"/>
    <w:uiPriority w:val="34"/>
    <w:qFormat/>
    <w:rsid w:val="00C76D85"/>
    <w:pPr>
      <w:ind w:left="720"/>
      <w:contextualSpacing/>
    </w:pPr>
  </w:style>
  <w:style w:type="character" w:customStyle="1" w:styleId="Heading4Char">
    <w:name w:val="Heading 4 Char"/>
    <w:basedOn w:val="DefaultParagraphFont"/>
    <w:link w:val="Heading4"/>
    <w:uiPriority w:val="9"/>
    <w:semiHidden/>
    <w:rsid w:val="00112820"/>
    <w:rPr>
      <w:rFonts w:asciiTheme="majorHAnsi" w:eastAsiaTheme="majorEastAsia" w:hAnsiTheme="majorHAnsi" w:cstheme="majorBidi"/>
      <w:i/>
      <w:iCs/>
      <w:color w:val="2E74B5" w:themeColor="accent1" w:themeShade="BF"/>
      <w:sz w:val="24"/>
    </w:rPr>
  </w:style>
  <w:style w:type="paragraph" w:styleId="NoSpacing">
    <w:name w:val="No Spacing"/>
    <w:uiPriority w:val="1"/>
    <w:qFormat/>
    <w:rsid w:val="00112820"/>
    <w:pPr>
      <w:spacing w:after="0" w:line="240" w:lineRule="auto"/>
      <w:ind w:firstLine="709"/>
    </w:pPr>
    <w:rPr>
      <w:rFonts w:ascii="Times New Roman" w:hAnsi="Times New Roman"/>
      <w:sz w:val="24"/>
    </w:rPr>
  </w:style>
  <w:style w:type="character" w:styleId="CommentReference">
    <w:name w:val="annotation reference"/>
    <w:basedOn w:val="DefaultParagraphFont"/>
    <w:uiPriority w:val="99"/>
    <w:semiHidden/>
    <w:unhideWhenUsed/>
    <w:rsid w:val="00686DDA"/>
    <w:rPr>
      <w:sz w:val="16"/>
      <w:szCs w:val="16"/>
    </w:rPr>
  </w:style>
  <w:style w:type="paragraph" w:styleId="CommentText">
    <w:name w:val="annotation text"/>
    <w:basedOn w:val="Normal"/>
    <w:link w:val="CommentTextChar"/>
    <w:uiPriority w:val="99"/>
    <w:semiHidden/>
    <w:unhideWhenUsed/>
    <w:rsid w:val="00686DDA"/>
    <w:pPr>
      <w:spacing w:line="240" w:lineRule="auto"/>
    </w:pPr>
    <w:rPr>
      <w:sz w:val="20"/>
      <w:szCs w:val="20"/>
    </w:rPr>
  </w:style>
  <w:style w:type="character" w:customStyle="1" w:styleId="CommentTextChar">
    <w:name w:val="Comment Text Char"/>
    <w:basedOn w:val="DefaultParagraphFont"/>
    <w:link w:val="CommentText"/>
    <w:uiPriority w:val="99"/>
    <w:semiHidden/>
    <w:rsid w:val="00686DD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6DDA"/>
    <w:rPr>
      <w:b/>
      <w:bCs/>
    </w:rPr>
  </w:style>
  <w:style w:type="character" w:customStyle="1" w:styleId="CommentSubjectChar">
    <w:name w:val="Comment Subject Char"/>
    <w:basedOn w:val="CommentTextChar"/>
    <w:link w:val="CommentSubject"/>
    <w:uiPriority w:val="99"/>
    <w:semiHidden/>
    <w:rsid w:val="00686DDA"/>
    <w:rPr>
      <w:rFonts w:ascii="Times New Roman" w:hAnsi="Times New Roman"/>
      <w:b/>
      <w:bCs/>
      <w:sz w:val="20"/>
      <w:szCs w:val="20"/>
    </w:rPr>
  </w:style>
  <w:style w:type="paragraph" w:styleId="Header">
    <w:name w:val="header"/>
    <w:basedOn w:val="Normal"/>
    <w:link w:val="HeaderChar"/>
    <w:uiPriority w:val="99"/>
    <w:unhideWhenUsed/>
    <w:rsid w:val="00703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B61"/>
    <w:rPr>
      <w:rFonts w:ascii="Times New Roman" w:hAnsi="Times New Roman"/>
      <w:sz w:val="24"/>
    </w:rPr>
  </w:style>
  <w:style w:type="paragraph" w:styleId="Footer">
    <w:name w:val="footer"/>
    <w:basedOn w:val="Normal"/>
    <w:link w:val="FooterChar"/>
    <w:uiPriority w:val="99"/>
    <w:unhideWhenUsed/>
    <w:rsid w:val="00703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B61"/>
    <w:rPr>
      <w:rFonts w:ascii="Times New Roman" w:hAnsi="Times New Roman"/>
      <w:sz w:val="24"/>
    </w:rPr>
  </w:style>
  <w:style w:type="paragraph" w:styleId="Revision">
    <w:name w:val="Revision"/>
    <w:hidden/>
    <w:uiPriority w:val="99"/>
    <w:semiHidden/>
    <w:rsid w:val="00E525EF"/>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4848B2"/>
    <w:pPr>
      <w:spacing w:after="100"/>
    </w:pPr>
  </w:style>
  <w:style w:type="paragraph" w:styleId="TOC2">
    <w:name w:val="toc 2"/>
    <w:basedOn w:val="Normal"/>
    <w:next w:val="Normal"/>
    <w:autoRedefine/>
    <w:uiPriority w:val="39"/>
    <w:unhideWhenUsed/>
    <w:rsid w:val="004848B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616">
      <w:bodyDiv w:val="1"/>
      <w:marLeft w:val="0"/>
      <w:marRight w:val="0"/>
      <w:marTop w:val="0"/>
      <w:marBottom w:val="0"/>
      <w:divBdr>
        <w:top w:val="none" w:sz="0" w:space="0" w:color="auto"/>
        <w:left w:val="none" w:sz="0" w:space="0" w:color="auto"/>
        <w:bottom w:val="none" w:sz="0" w:space="0" w:color="auto"/>
        <w:right w:val="none" w:sz="0" w:space="0" w:color="auto"/>
      </w:divBdr>
    </w:div>
    <w:div w:id="35014410">
      <w:bodyDiv w:val="1"/>
      <w:marLeft w:val="0"/>
      <w:marRight w:val="0"/>
      <w:marTop w:val="0"/>
      <w:marBottom w:val="0"/>
      <w:divBdr>
        <w:top w:val="none" w:sz="0" w:space="0" w:color="auto"/>
        <w:left w:val="none" w:sz="0" w:space="0" w:color="auto"/>
        <w:bottom w:val="none" w:sz="0" w:space="0" w:color="auto"/>
        <w:right w:val="none" w:sz="0" w:space="0" w:color="auto"/>
      </w:divBdr>
    </w:div>
    <w:div w:id="41296937">
      <w:bodyDiv w:val="1"/>
      <w:marLeft w:val="0"/>
      <w:marRight w:val="0"/>
      <w:marTop w:val="0"/>
      <w:marBottom w:val="0"/>
      <w:divBdr>
        <w:top w:val="none" w:sz="0" w:space="0" w:color="auto"/>
        <w:left w:val="none" w:sz="0" w:space="0" w:color="auto"/>
        <w:bottom w:val="none" w:sz="0" w:space="0" w:color="auto"/>
        <w:right w:val="none" w:sz="0" w:space="0" w:color="auto"/>
      </w:divBdr>
    </w:div>
    <w:div w:id="120809037">
      <w:bodyDiv w:val="1"/>
      <w:marLeft w:val="0"/>
      <w:marRight w:val="0"/>
      <w:marTop w:val="0"/>
      <w:marBottom w:val="0"/>
      <w:divBdr>
        <w:top w:val="none" w:sz="0" w:space="0" w:color="auto"/>
        <w:left w:val="none" w:sz="0" w:space="0" w:color="auto"/>
        <w:bottom w:val="none" w:sz="0" w:space="0" w:color="auto"/>
        <w:right w:val="none" w:sz="0" w:space="0" w:color="auto"/>
      </w:divBdr>
    </w:div>
    <w:div w:id="171841293">
      <w:bodyDiv w:val="1"/>
      <w:marLeft w:val="0"/>
      <w:marRight w:val="0"/>
      <w:marTop w:val="0"/>
      <w:marBottom w:val="0"/>
      <w:divBdr>
        <w:top w:val="none" w:sz="0" w:space="0" w:color="auto"/>
        <w:left w:val="none" w:sz="0" w:space="0" w:color="auto"/>
        <w:bottom w:val="none" w:sz="0" w:space="0" w:color="auto"/>
        <w:right w:val="none" w:sz="0" w:space="0" w:color="auto"/>
      </w:divBdr>
    </w:div>
    <w:div w:id="173959874">
      <w:bodyDiv w:val="1"/>
      <w:marLeft w:val="0"/>
      <w:marRight w:val="0"/>
      <w:marTop w:val="0"/>
      <w:marBottom w:val="0"/>
      <w:divBdr>
        <w:top w:val="none" w:sz="0" w:space="0" w:color="auto"/>
        <w:left w:val="none" w:sz="0" w:space="0" w:color="auto"/>
        <w:bottom w:val="none" w:sz="0" w:space="0" w:color="auto"/>
        <w:right w:val="none" w:sz="0" w:space="0" w:color="auto"/>
      </w:divBdr>
    </w:div>
    <w:div w:id="217589104">
      <w:bodyDiv w:val="1"/>
      <w:marLeft w:val="0"/>
      <w:marRight w:val="0"/>
      <w:marTop w:val="0"/>
      <w:marBottom w:val="0"/>
      <w:divBdr>
        <w:top w:val="none" w:sz="0" w:space="0" w:color="auto"/>
        <w:left w:val="none" w:sz="0" w:space="0" w:color="auto"/>
        <w:bottom w:val="none" w:sz="0" w:space="0" w:color="auto"/>
        <w:right w:val="none" w:sz="0" w:space="0" w:color="auto"/>
      </w:divBdr>
    </w:div>
    <w:div w:id="237441061">
      <w:bodyDiv w:val="1"/>
      <w:marLeft w:val="0"/>
      <w:marRight w:val="0"/>
      <w:marTop w:val="0"/>
      <w:marBottom w:val="0"/>
      <w:divBdr>
        <w:top w:val="none" w:sz="0" w:space="0" w:color="auto"/>
        <w:left w:val="none" w:sz="0" w:space="0" w:color="auto"/>
        <w:bottom w:val="none" w:sz="0" w:space="0" w:color="auto"/>
        <w:right w:val="none" w:sz="0" w:space="0" w:color="auto"/>
      </w:divBdr>
    </w:div>
    <w:div w:id="238297731">
      <w:bodyDiv w:val="1"/>
      <w:marLeft w:val="0"/>
      <w:marRight w:val="0"/>
      <w:marTop w:val="0"/>
      <w:marBottom w:val="0"/>
      <w:divBdr>
        <w:top w:val="none" w:sz="0" w:space="0" w:color="auto"/>
        <w:left w:val="none" w:sz="0" w:space="0" w:color="auto"/>
        <w:bottom w:val="none" w:sz="0" w:space="0" w:color="auto"/>
        <w:right w:val="none" w:sz="0" w:space="0" w:color="auto"/>
      </w:divBdr>
    </w:div>
    <w:div w:id="287131588">
      <w:bodyDiv w:val="1"/>
      <w:marLeft w:val="0"/>
      <w:marRight w:val="0"/>
      <w:marTop w:val="0"/>
      <w:marBottom w:val="0"/>
      <w:divBdr>
        <w:top w:val="none" w:sz="0" w:space="0" w:color="auto"/>
        <w:left w:val="none" w:sz="0" w:space="0" w:color="auto"/>
        <w:bottom w:val="none" w:sz="0" w:space="0" w:color="auto"/>
        <w:right w:val="none" w:sz="0" w:space="0" w:color="auto"/>
      </w:divBdr>
    </w:div>
    <w:div w:id="302003421">
      <w:bodyDiv w:val="1"/>
      <w:marLeft w:val="0"/>
      <w:marRight w:val="0"/>
      <w:marTop w:val="0"/>
      <w:marBottom w:val="0"/>
      <w:divBdr>
        <w:top w:val="none" w:sz="0" w:space="0" w:color="auto"/>
        <w:left w:val="none" w:sz="0" w:space="0" w:color="auto"/>
        <w:bottom w:val="none" w:sz="0" w:space="0" w:color="auto"/>
        <w:right w:val="none" w:sz="0" w:space="0" w:color="auto"/>
      </w:divBdr>
    </w:div>
    <w:div w:id="307978785">
      <w:bodyDiv w:val="1"/>
      <w:marLeft w:val="0"/>
      <w:marRight w:val="0"/>
      <w:marTop w:val="0"/>
      <w:marBottom w:val="0"/>
      <w:divBdr>
        <w:top w:val="none" w:sz="0" w:space="0" w:color="auto"/>
        <w:left w:val="none" w:sz="0" w:space="0" w:color="auto"/>
        <w:bottom w:val="none" w:sz="0" w:space="0" w:color="auto"/>
        <w:right w:val="none" w:sz="0" w:space="0" w:color="auto"/>
      </w:divBdr>
    </w:div>
    <w:div w:id="322243500">
      <w:bodyDiv w:val="1"/>
      <w:marLeft w:val="0"/>
      <w:marRight w:val="0"/>
      <w:marTop w:val="0"/>
      <w:marBottom w:val="0"/>
      <w:divBdr>
        <w:top w:val="none" w:sz="0" w:space="0" w:color="auto"/>
        <w:left w:val="none" w:sz="0" w:space="0" w:color="auto"/>
        <w:bottom w:val="none" w:sz="0" w:space="0" w:color="auto"/>
        <w:right w:val="none" w:sz="0" w:space="0" w:color="auto"/>
      </w:divBdr>
    </w:div>
    <w:div w:id="341469146">
      <w:bodyDiv w:val="1"/>
      <w:marLeft w:val="0"/>
      <w:marRight w:val="0"/>
      <w:marTop w:val="0"/>
      <w:marBottom w:val="0"/>
      <w:divBdr>
        <w:top w:val="none" w:sz="0" w:space="0" w:color="auto"/>
        <w:left w:val="none" w:sz="0" w:space="0" w:color="auto"/>
        <w:bottom w:val="none" w:sz="0" w:space="0" w:color="auto"/>
        <w:right w:val="none" w:sz="0" w:space="0" w:color="auto"/>
      </w:divBdr>
    </w:div>
    <w:div w:id="342559397">
      <w:bodyDiv w:val="1"/>
      <w:marLeft w:val="0"/>
      <w:marRight w:val="0"/>
      <w:marTop w:val="0"/>
      <w:marBottom w:val="0"/>
      <w:divBdr>
        <w:top w:val="none" w:sz="0" w:space="0" w:color="auto"/>
        <w:left w:val="none" w:sz="0" w:space="0" w:color="auto"/>
        <w:bottom w:val="none" w:sz="0" w:space="0" w:color="auto"/>
        <w:right w:val="none" w:sz="0" w:space="0" w:color="auto"/>
      </w:divBdr>
    </w:div>
    <w:div w:id="374543127">
      <w:bodyDiv w:val="1"/>
      <w:marLeft w:val="0"/>
      <w:marRight w:val="0"/>
      <w:marTop w:val="0"/>
      <w:marBottom w:val="0"/>
      <w:divBdr>
        <w:top w:val="none" w:sz="0" w:space="0" w:color="auto"/>
        <w:left w:val="none" w:sz="0" w:space="0" w:color="auto"/>
        <w:bottom w:val="none" w:sz="0" w:space="0" w:color="auto"/>
        <w:right w:val="none" w:sz="0" w:space="0" w:color="auto"/>
      </w:divBdr>
    </w:div>
    <w:div w:id="376781281">
      <w:bodyDiv w:val="1"/>
      <w:marLeft w:val="0"/>
      <w:marRight w:val="0"/>
      <w:marTop w:val="0"/>
      <w:marBottom w:val="0"/>
      <w:divBdr>
        <w:top w:val="none" w:sz="0" w:space="0" w:color="auto"/>
        <w:left w:val="none" w:sz="0" w:space="0" w:color="auto"/>
        <w:bottom w:val="none" w:sz="0" w:space="0" w:color="auto"/>
        <w:right w:val="none" w:sz="0" w:space="0" w:color="auto"/>
      </w:divBdr>
    </w:div>
    <w:div w:id="406002815">
      <w:bodyDiv w:val="1"/>
      <w:marLeft w:val="0"/>
      <w:marRight w:val="0"/>
      <w:marTop w:val="0"/>
      <w:marBottom w:val="0"/>
      <w:divBdr>
        <w:top w:val="none" w:sz="0" w:space="0" w:color="auto"/>
        <w:left w:val="none" w:sz="0" w:space="0" w:color="auto"/>
        <w:bottom w:val="none" w:sz="0" w:space="0" w:color="auto"/>
        <w:right w:val="none" w:sz="0" w:space="0" w:color="auto"/>
      </w:divBdr>
    </w:div>
    <w:div w:id="605229963">
      <w:bodyDiv w:val="1"/>
      <w:marLeft w:val="0"/>
      <w:marRight w:val="0"/>
      <w:marTop w:val="0"/>
      <w:marBottom w:val="0"/>
      <w:divBdr>
        <w:top w:val="none" w:sz="0" w:space="0" w:color="auto"/>
        <w:left w:val="none" w:sz="0" w:space="0" w:color="auto"/>
        <w:bottom w:val="none" w:sz="0" w:space="0" w:color="auto"/>
        <w:right w:val="none" w:sz="0" w:space="0" w:color="auto"/>
      </w:divBdr>
    </w:div>
    <w:div w:id="689529536">
      <w:bodyDiv w:val="1"/>
      <w:marLeft w:val="0"/>
      <w:marRight w:val="0"/>
      <w:marTop w:val="0"/>
      <w:marBottom w:val="0"/>
      <w:divBdr>
        <w:top w:val="none" w:sz="0" w:space="0" w:color="auto"/>
        <w:left w:val="none" w:sz="0" w:space="0" w:color="auto"/>
        <w:bottom w:val="none" w:sz="0" w:space="0" w:color="auto"/>
        <w:right w:val="none" w:sz="0" w:space="0" w:color="auto"/>
      </w:divBdr>
    </w:div>
    <w:div w:id="765733323">
      <w:bodyDiv w:val="1"/>
      <w:marLeft w:val="0"/>
      <w:marRight w:val="0"/>
      <w:marTop w:val="0"/>
      <w:marBottom w:val="0"/>
      <w:divBdr>
        <w:top w:val="none" w:sz="0" w:space="0" w:color="auto"/>
        <w:left w:val="none" w:sz="0" w:space="0" w:color="auto"/>
        <w:bottom w:val="none" w:sz="0" w:space="0" w:color="auto"/>
        <w:right w:val="none" w:sz="0" w:space="0" w:color="auto"/>
      </w:divBdr>
    </w:div>
    <w:div w:id="806705177">
      <w:bodyDiv w:val="1"/>
      <w:marLeft w:val="0"/>
      <w:marRight w:val="0"/>
      <w:marTop w:val="0"/>
      <w:marBottom w:val="0"/>
      <w:divBdr>
        <w:top w:val="none" w:sz="0" w:space="0" w:color="auto"/>
        <w:left w:val="none" w:sz="0" w:space="0" w:color="auto"/>
        <w:bottom w:val="none" w:sz="0" w:space="0" w:color="auto"/>
        <w:right w:val="none" w:sz="0" w:space="0" w:color="auto"/>
      </w:divBdr>
    </w:div>
    <w:div w:id="925723920">
      <w:bodyDiv w:val="1"/>
      <w:marLeft w:val="0"/>
      <w:marRight w:val="0"/>
      <w:marTop w:val="0"/>
      <w:marBottom w:val="0"/>
      <w:divBdr>
        <w:top w:val="none" w:sz="0" w:space="0" w:color="auto"/>
        <w:left w:val="none" w:sz="0" w:space="0" w:color="auto"/>
        <w:bottom w:val="none" w:sz="0" w:space="0" w:color="auto"/>
        <w:right w:val="none" w:sz="0" w:space="0" w:color="auto"/>
      </w:divBdr>
    </w:div>
    <w:div w:id="995765570">
      <w:bodyDiv w:val="1"/>
      <w:marLeft w:val="0"/>
      <w:marRight w:val="0"/>
      <w:marTop w:val="0"/>
      <w:marBottom w:val="0"/>
      <w:divBdr>
        <w:top w:val="none" w:sz="0" w:space="0" w:color="auto"/>
        <w:left w:val="none" w:sz="0" w:space="0" w:color="auto"/>
        <w:bottom w:val="none" w:sz="0" w:space="0" w:color="auto"/>
        <w:right w:val="none" w:sz="0" w:space="0" w:color="auto"/>
      </w:divBdr>
    </w:div>
    <w:div w:id="1005478723">
      <w:bodyDiv w:val="1"/>
      <w:marLeft w:val="0"/>
      <w:marRight w:val="0"/>
      <w:marTop w:val="0"/>
      <w:marBottom w:val="0"/>
      <w:divBdr>
        <w:top w:val="none" w:sz="0" w:space="0" w:color="auto"/>
        <w:left w:val="none" w:sz="0" w:space="0" w:color="auto"/>
        <w:bottom w:val="none" w:sz="0" w:space="0" w:color="auto"/>
        <w:right w:val="none" w:sz="0" w:space="0" w:color="auto"/>
      </w:divBdr>
    </w:div>
    <w:div w:id="1033072406">
      <w:bodyDiv w:val="1"/>
      <w:marLeft w:val="0"/>
      <w:marRight w:val="0"/>
      <w:marTop w:val="0"/>
      <w:marBottom w:val="0"/>
      <w:divBdr>
        <w:top w:val="none" w:sz="0" w:space="0" w:color="auto"/>
        <w:left w:val="none" w:sz="0" w:space="0" w:color="auto"/>
        <w:bottom w:val="none" w:sz="0" w:space="0" w:color="auto"/>
        <w:right w:val="none" w:sz="0" w:space="0" w:color="auto"/>
      </w:divBdr>
    </w:div>
    <w:div w:id="1033309689">
      <w:bodyDiv w:val="1"/>
      <w:marLeft w:val="0"/>
      <w:marRight w:val="0"/>
      <w:marTop w:val="0"/>
      <w:marBottom w:val="0"/>
      <w:divBdr>
        <w:top w:val="none" w:sz="0" w:space="0" w:color="auto"/>
        <w:left w:val="none" w:sz="0" w:space="0" w:color="auto"/>
        <w:bottom w:val="none" w:sz="0" w:space="0" w:color="auto"/>
        <w:right w:val="none" w:sz="0" w:space="0" w:color="auto"/>
      </w:divBdr>
    </w:div>
    <w:div w:id="1038968153">
      <w:bodyDiv w:val="1"/>
      <w:marLeft w:val="0"/>
      <w:marRight w:val="0"/>
      <w:marTop w:val="0"/>
      <w:marBottom w:val="0"/>
      <w:divBdr>
        <w:top w:val="none" w:sz="0" w:space="0" w:color="auto"/>
        <w:left w:val="none" w:sz="0" w:space="0" w:color="auto"/>
        <w:bottom w:val="none" w:sz="0" w:space="0" w:color="auto"/>
        <w:right w:val="none" w:sz="0" w:space="0" w:color="auto"/>
      </w:divBdr>
    </w:div>
    <w:div w:id="1072779780">
      <w:bodyDiv w:val="1"/>
      <w:marLeft w:val="0"/>
      <w:marRight w:val="0"/>
      <w:marTop w:val="0"/>
      <w:marBottom w:val="0"/>
      <w:divBdr>
        <w:top w:val="none" w:sz="0" w:space="0" w:color="auto"/>
        <w:left w:val="none" w:sz="0" w:space="0" w:color="auto"/>
        <w:bottom w:val="none" w:sz="0" w:space="0" w:color="auto"/>
        <w:right w:val="none" w:sz="0" w:space="0" w:color="auto"/>
      </w:divBdr>
    </w:div>
    <w:div w:id="1111582919">
      <w:bodyDiv w:val="1"/>
      <w:marLeft w:val="0"/>
      <w:marRight w:val="0"/>
      <w:marTop w:val="0"/>
      <w:marBottom w:val="0"/>
      <w:divBdr>
        <w:top w:val="none" w:sz="0" w:space="0" w:color="auto"/>
        <w:left w:val="none" w:sz="0" w:space="0" w:color="auto"/>
        <w:bottom w:val="none" w:sz="0" w:space="0" w:color="auto"/>
        <w:right w:val="none" w:sz="0" w:space="0" w:color="auto"/>
      </w:divBdr>
    </w:div>
    <w:div w:id="1226573064">
      <w:bodyDiv w:val="1"/>
      <w:marLeft w:val="0"/>
      <w:marRight w:val="0"/>
      <w:marTop w:val="0"/>
      <w:marBottom w:val="0"/>
      <w:divBdr>
        <w:top w:val="none" w:sz="0" w:space="0" w:color="auto"/>
        <w:left w:val="none" w:sz="0" w:space="0" w:color="auto"/>
        <w:bottom w:val="none" w:sz="0" w:space="0" w:color="auto"/>
        <w:right w:val="none" w:sz="0" w:space="0" w:color="auto"/>
      </w:divBdr>
    </w:div>
    <w:div w:id="1231304509">
      <w:bodyDiv w:val="1"/>
      <w:marLeft w:val="0"/>
      <w:marRight w:val="0"/>
      <w:marTop w:val="0"/>
      <w:marBottom w:val="0"/>
      <w:divBdr>
        <w:top w:val="none" w:sz="0" w:space="0" w:color="auto"/>
        <w:left w:val="none" w:sz="0" w:space="0" w:color="auto"/>
        <w:bottom w:val="none" w:sz="0" w:space="0" w:color="auto"/>
        <w:right w:val="none" w:sz="0" w:space="0" w:color="auto"/>
      </w:divBdr>
    </w:div>
    <w:div w:id="1242639836">
      <w:bodyDiv w:val="1"/>
      <w:marLeft w:val="0"/>
      <w:marRight w:val="0"/>
      <w:marTop w:val="0"/>
      <w:marBottom w:val="0"/>
      <w:divBdr>
        <w:top w:val="none" w:sz="0" w:space="0" w:color="auto"/>
        <w:left w:val="none" w:sz="0" w:space="0" w:color="auto"/>
        <w:bottom w:val="none" w:sz="0" w:space="0" w:color="auto"/>
        <w:right w:val="none" w:sz="0" w:space="0" w:color="auto"/>
      </w:divBdr>
    </w:div>
    <w:div w:id="1286081758">
      <w:bodyDiv w:val="1"/>
      <w:marLeft w:val="0"/>
      <w:marRight w:val="0"/>
      <w:marTop w:val="0"/>
      <w:marBottom w:val="0"/>
      <w:divBdr>
        <w:top w:val="none" w:sz="0" w:space="0" w:color="auto"/>
        <w:left w:val="none" w:sz="0" w:space="0" w:color="auto"/>
        <w:bottom w:val="none" w:sz="0" w:space="0" w:color="auto"/>
        <w:right w:val="none" w:sz="0" w:space="0" w:color="auto"/>
      </w:divBdr>
    </w:div>
    <w:div w:id="1290085190">
      <w:bodyDiv w:val="1"/>
      <w:marLeft w:val="0"/>
      <w:marRight w:val="0"/>
      <w:marTop w:val="0"/>
      <w:marBottom w:val="0"/>
      <w:divBdr>
        <w:top w:val="none" w:sz="0" w:space="0" w:color="auto"/>
        <w:left w:val="none" w:sz="0" w:space="0" w:color="auto"/>
        <w:bottom w:val="none" w:sz="0" w:space="0" w:color="auto"/>
        <w:right w:val="none" w:sz="0" w:space="0" w:color="auto"/>
      </w:divBdr>
    </w:div>
    <w:div w:id="1303852100">
      <w:bodyDiv w:val="1"/>
      <w:marLeft w:val="0"/>
      <w:marRight w:val="0"/>
      <w:marTop w:val="0"/>
      <w:marBottom w:val="0"/>
      <w:divBdr>
        <w:top w:val="none" w:sz="0" w:space="0" w:color="auto"/>
        <w:left w:val="none" w:sz="0" w:space="0" w:color="auto"/>
        <w:bottom w:val="none" w:sz="0" w:space="0" w:color="auto"/>
        <w:right w:val="none" w:sz="0" w:space="0" w:color="auto"/>
      </w:divBdr>
    </w:div>
    <w:div w:id="1341275144">
      <w:bodyDiv w:val="1"/>
      <w:marLeft w:val="0"/>
      <w:marRight w:val="0"/>
      <w:marTop w:val="0"/>
      <w:marBottom w:val="0"/>
      <w:divBdr>
        <w:top w:val="none" w:sz="0" w:space="0" w:color="auto"/>
        <w:left w:val="none" w:sz="0" w:space="0" w:color="auto"/>
        <w:bottom w:val="none" w:sz="0" w:space="0" w:color="auto"/>
        <w:right w:val="none" w:sz="0" w:space="0" w:color="auto"/>
      </w:divBdr>
    </w:div>
    <w:div w:id="1367750757">
      <w:bodyDiv w:val="1"/>
      <w:marLeft w:val="0"/>
      <w:marRight w:val="0"/>
      <w:marTop w:val="0"/>
      <w:marBottom w:val="0"/>
      <w:divBdr>
        <w:top w:val="none" w:sz="0" w:space="0" w:color="auto"/>
        <w:left w:val="none" w:sz="0" w:space="0" w:color="auto"/>
        <w:bottom w:val="none" w:sz="0" w:space="0" w:color="auto"/>
        <w:right w:val="none" w:sz="0" w:space="0" w:color="auto"/>
      </w:divBdr>
    </w:div>
    <w:div w:id="1387486678">
      <w:bodyDiv w:val="1"/>
      <w:marLeft w:val="0"/>
      <w:marRight w:val="0"/>
      <w:marTop w:val="0"/>
      <w:marBottom w:val="0"/>
      <w:divBdr>
        <w:top w:val="none" w:sz="0" w:space="0" w:color="auto"/>
        <w:left w:val="none" w:sz="0" w:space="0" w:color="auto"/>
        <w:bottom w:val="none" w:sz="0" w:space="0" w:color="auto"/>
        <w:right w:val="none" w:sz="0" w:space="0" w:color="auto"/>
      </w:divBdr>
    </w:div>
    <w:div w:id="1387875692">
      <w:bodyDiv w:val="1"/>
      <w:marLeft w:val="0"/>
      <w:marRight w:val="0"/>
      <w:marTop w:val="0"/>
      <w:marBottom w:val="0"/>
      <w:divBdr>
        <w:top w:val="none" w:sz="0" w:space="0" w:color="auto"/>
        <w:left w:val="none" w:sz="0" w:space="0" w:color="auto"/>
        <w:bottom w:val="none" w:sz="0" w:space="0" w:color="auto"/>
        <w:right w:val="none" w:sz="0" w:space="0" w:color="auto"/>
      </w:divBdr>
    </w:div>
    <w:div w:id="1387877438">
      <w:bodyDiv w:val="1"/>
      <w:marLeft w:val="0"/>
      <w:marRight w:val="0"/>
      <w:marTop w:val="0"/>
      <w:marBottom w:val="0"/>
      <w:divBdr>
        <w:top w:val="none" w:sz="0" w:space="0" w:color="auto"/>
        <w:left w:val="none" w:sz="0" w:space="0" w:color="auto"/>
        <w:bottom w:val="none" w:sz="0" w:space="0" w:color="auto"/>
        <w:right w:val="none" w:sz="0" w:space="0" w:color="auto"/>
      </w:divBdr>
    </w:div>
    <w:div w:id="1434208341">
      <w:bodyDiv w:val="1"/>
      <w:marLeft w:val="0"/>
      <w:marRight w:val="0"/>
      <w:marTop w:val="0"/>
      <w:marBottom w:val="0"/>
      <w:divBdr>
        <w:top w:val="none" w:sz="0" w:space="0" w:color="auto"/>
        <w:left w:val="none" w:sz="0" w:space="0" w:color="auto"/>
        <w:bottom w:val="none" w:sz="0" w:space="0" w:color="auto"/>
        <w:right w:val="none" w:sz="0" w:space="0" w:color="auto"/>
      </w:divBdr>
    </w:div>
    <w:div w:id="1439325241">
      <w:bodyDiv w:val="1"/>
      <w:marLeft w:val="0"/>
      <w:marRight w:val="0"/>
      <w:marTop w:val="0"/>
      <w:marBottom w:val="0"/>
      <w:divBdr>
        <w:top w:val="none" w:sz="0" w:space="0" w:color="auto"/>
        <w:left w:val="none" w:sz="0" w:space="0" w:color="auto"/>
        <w:bottom w:val="none" w:sz="0" w:space="0" w:color="auto"/>
        <w:right w:val="none" w:sz="0" w:space="0" w:color="auto"/>
      </w:divBdr>
    </w:div>
    <w:div w:id="1491405374">
      <w:bodyDiv w:val="1"/>
      <w:marLeft w:val="0"/>
      <w:marRight w:val="0"/>
      <w:marTop w:val="0"/>
      <w:marBottom w:val="0"/>
      <w:divBdr>
        <w:top w:val="none" w:sz="0" w:space="0" w:color="auto"/>
        <w:left w:val="none" w:sz="0" w:space="0" w:color="auto"/>
        <w:bottom w:val="none" w:sz="0" w:space="0" w:color="auto"/>
        <w:right w:val="none" w:sz="0" w:space="0" w:color="auto"/>
      </w:divBdr>
    </w:div>
    <w:div w:id="1514491349">
      <w:bodyDiv w:val="1"/>
      <w:marLeft w:val="0"/>
      <w:marRight w:val="0"/>
      <w:marTop w:val="0"/>
      <w:marBottom w:val="0"/>
      <w:divBdr>
        <w:top w:val="none" w:sz="0" w:space="0" w:color="auto"/>
        <w:left w:val="none" w:sz="0" w:space="0" w:color="auto"/>
        <w:bottom w:val="none" w:sz="0" w:space="0" w:color="auto"/>
        <w:right w:val="none" w:sz="0" w:space="0" w:color="auto"/>
      </w:divBdr>
    </w:div>
    <w:div w:id="1555435238">
      <w:bodyDiv w:val="1"/>
      <w:marLeft w:val="0"/>
      <w:marRight w:val="0"/>
      <w:marTop w:val="0"/>
      <w:marBottom w:val="0"/>
      <w:divBdr>
        <w:top w:val="none" w:sz="0" w:space="0" w:color="auto"/>
        <w:left w:val="none" w:sz="0" w:space="0" w:color="auto"/>
        <w:bottom w:val="none" w:sz="0" w:space="0" w:color="auto"/>
        <w:right w:val="none" w:sz="0" w:space="0" w:color="auto"/>
      </w:divBdr>
    </w:div>
    <w:div w:id="1568222778">
      <w:bodyDiv w:val="1"/>
      <w:marLeft w:val="0"/>
      <w:marRight w:val="0"/>
      <w:marTop w:val="0"/>
      <w:marBottom w:val="0"/>
      <w:divBdr>
        <w:top w:val="none" w:sz="0" w:space="0" w:color="auto"/>
        <w:left w:val="none" w:sz="0" w:space="0" w:color="auto"/>
        <w:bottom w:val="none" w:sz="0" w:space="0" w:color="auto"/>
        <w:right w:val="none" w:sz="0" w:space="0" w:color="auto"/>
      </w:divBdr>
    </w:div>
    <w:div w:id="1574974679">
      <w:bodyDiv w:val="1"/>
      <w:marLeft w:val="0"/>
      <w:marRight w:val="0"/>
      <w:marTop w:val="0"/>
      <w:marBottom w:val="0"/>
      <w:divBdr>
        <w:top w:val="none" w:sz="0" w:space="0" w:color="auto"/>
        <w:left w:val="none" w:sz="0" w:space="0" w:color="auto"/>
        <w:bottom w:val="none" w:sz="0" w:space="0" w:color="auto"/>
        <w:right w:val="none" w:sz="0" w:space="0" w:color="auto"/>
      </w:divBdr>
    </w:div>
    <w:div w:id="1595743951">
      <w:bodyDiv w:val="1"/>
      <w:marLeft w:val="0"/>
      <w:marRight w:val="0"/>
      <w:marTop w:val="0"/>
      <w:marBottom w:val="0"/>
      <w:divBdr>
        <w:top w:val="none" w:sz="0" w:space="0" w:color="auto"/>
        <w:left w:val="none" w:sz="0" w:space="0" w:color="auto"/>
        <w:bottom w:val="none" w:sz="0" w:space="0" w:color="auto"/>
        <w:right w:val="none" w:sz="0" w:space="0" w:color="auto"/>
      </w:divBdr>
    </w:div>
    <w:div w:id="1623002819">
      <w:bodyDiv w:val="1"/>
      <w:marLeft w:val="0"/>
      <w:marRight w:val="0"/>
      <w:marTop w:val="0"/>
      <w:marBottom w:val="0"/>
      <w:divBdr>
        <w:top w:val="none" w:sz="0" w:space="0" w:color="auto"/>
        <w:left w:val="none" w:sz="0" w:space="0" w:color="auto"/>
        <w:bottom w:val="none" w:sz="0" w:space="0" w:color="auto"/>
        <w:right w:val="none" w:sz="0" w:space="0" w:color="auto"/>
      </w:divBdr>
    </w:div>
    <w:div w:id="1649090375">
      <w:bodyDiv w:val="1"/>
      <w:marLeft w:val="0"/>
      <w:marRight w:val="0"/>
      <w:marTop w:val="0"/>
      <w:marBottom w:val="0"/>
      <w:divBdr>
        <w:top w:val="none" w:sz="0" w:space="0" w:color="auto"/>
        <w:left w:val="none" w:sz="0" w:space="0" w:color="auto"/>
        <w:bottom w:val="none" w:sz="0" w:space="0" w:color="auto"/>
        <w:right w:val="none" w:sz="0" w:space="0" w:color="auto"/>
      </w:divBdr>
    </w:div>
    <w:div w:id="1686903383">
      <w:bodyDiv w:val="1"/>
      <w:marLeft w:val="0"/>
      <w:marRight w:val="0"/>
      <w:marTop w:val="0"/>
      <w:marBottom w:val="0"/>
      <w:divBdr>
        <w:top w:val="none" w:sz="0" w:space="0" w:color="auto"/>
        <w:left w:val="none" w:sz="0" w:space="0" w:color="auto"/>
        <w:bottom w:val="none" w:sz="0" w:space="0" w:color="auto"/>
        <w:right w:val="none" w:sz="0" w:space="0" w:color="auto"/>
      </w:divBdr>
    </w:div>
    <w:div w:id="1720469909">
      <w:bodyDiv w:val="1"/>
      <w:marLeft w:val="0"/>
      <w:marRight w:val="0"/>
      <w:marTop w:val="0"/>
      <w:marBottom w:val="0"/>
      <w:divBdr>
        <w:top w:val="none" w:sz="0" w:space="0" w:color="auto"/>
        <w:left w:val="none" w:sz="0" w:space="0" w:color="auto"/>
        <w:bottom w:val="none" w:sz="0" w:space="0" w:color="auto"/>
        <w:right w:val="none" w:sz="0" w:space="0" w:color="auto"/>
      </w:divBdr>
    </w:div>
    <w:div w:id="1776945836">
      <w:bodyDiv w:val="1"/>
      <w:marLeft w:val="0"/>
      <w:marRight w:val="0"/>
      <w:marTop w:val="0"/>
      <w:marBottom w:val="0"/>
      <w:divBdr>
        <w:top w:val="none" w:sz="0" w:space="0" w:color="auto"/>
        <w:left w:val="none" w:sz="0" w:space="0" w:color="auto"/>
        <w:bottom w:val="none" w:sz="0" w:space="0" w:color="auto"/>
        <w:right w:val="none" w:sz="0" w:space="0" w:color="auto"/>
      </w:divBdr>
    </w:div>
    <w:div w:id="1805391204">
      <w:bodyDiv w:val="1"/>
      <w:marLeft w:val="0"/>
      <w:marRight w:val="0"/>
      <w:marTop w:val="0"/>
      <w:marBottom w:val="0"/>
      <w:divBdr>
        <w:top w:val="none" w:sz="0" w:space="0" w:color="auto"/>
        <w:left w:val="none" w:sz="0" w:space="0" w:color="auto"/>
        <w:bottom w:val="none" w:sz="0" w:space="0" w:color="auto"/>
        <w:right w:val="none" w:sz="0" w:space="0" w:color="auto"/>
      </w:divBdr>
    </w:div>
    <w:div w:id="1848443559">
      <w:bodyDiv w:val="1"/>
      <w:marLeft w:val="0"/>
      <w:marRight w:val="0"/>
      <w:marTop w:val="0"/>
      <w:marBottom w:val="0"/>
      <w:divBdr>
        <w:top w:val="none" w:sz="0" w:space="0" w:color="auto"/>
        <w:left w:val="none" w:sz="0" w:space="0" w:color="auto"/>
        <w:bottom w:val="none" w:sz="0" w:space="0" w:color="auto"/>
        <w:right w:val="none" w:sz="0" w:space="0" w:color="auto"/>
      </w:divBdr>
    </w:div>
    <w:div w:id="1867209704">
      <w:bodyDiv w:val="1"/>
      <w:marLeft w:val="0"/>
      <w:marRight w:val="0"/>
      <w:marTop w:val="0"/>
      <w:marBottom w:val="0"/>
      <w:divBdr>
        <w:top w:val="none" w:sz="0" w:space="0" w:color="auto"/>
        <w:left w:val="none" w:sz="0" w:space="0" w:color="auto"/>
        <w:bottom w:val="none" w:sz="0" w:space="0" w:color="auto"/>
        <w:right w:val="none" w:sz="0" w:space="0" w:color="auto"/>
      </w:divBdr>
    </w:div>
    <w:div w:id="1931158112">
      <w:bodyDiv w:val="1"/>
      <w:marLeft w:val="0"/>
      <w:marRight w:val="0"/>
      <w:marTop w:val="0"/>
      <w:marBottom w:val="0"/>
      <w:divBdr>
        <w:top w:val="none" w:sz="0" w:space="0" w:color="auto"/>
        <w:left w:val="none" w:sz="0" w:space="0" w:color="auto"/>
        <w:bottom w:val="none" w:sz="0" w:space="0" w:color="auto"/>
        <w:right w:val="none" w:sz="0" w:space="0" w:color="auto"/>
      </w:divBdr>
    </w:div>
    <w:div w:id="1972468612">
      <w:bodyDiv w:val="1"/>
      <w:marLeft w:val="0"/>
      <w:marRight w:val="0"/>
      <w:marTop w:val="0"/>
      <w:marBottom w:val="0"/>
      <w:divBdr>
        <w:top w:val="none" w:sz="0" w:space="0" w:color="auto"/>
        <w:left w:val="none" w:sz="0" w:space="0" w:color="auto"/>
        <w:bottom w:val="none" w:sz="0" w:space="0" w:color="auto"/>
        <w:right w:val="none" w:sz="0" w:space="0" w:color="auto"/>
      </w:divBdr>
    </w:div>
    <w:div w:id="1992295942">
      <w:bodyDiv w:val="1"/>
      <w:marLeft w:val="0"/>
      <w:marRight w:val="0"/>
      <w:marTop w:val="0"/>
      <w:marBottom w:val="0"/>
      <w:divBdr>
        <w:top w:val="none" w:sz="0" w:space="0" w:color="auto"/>
        <w:left w:val="none" w:sz="0" w:space="0" w:color="auto"/>
        <w:bottom w:val="none" w:sz="0" w:space="0" w:color="auto"/>
        <w:right w:val="none" w:sz="0" w:space="0" w:color="auto"/>
      </w:divBdr>
    </w:div>
    <w:div w:id="2032296906">
      <w:bodyDiv w:val="1"/>
      <w:marLeft w:val="0"/>
      <w:marRight w:val="0"/>
      <w:marTop w:val="0"/>
      <w:marBottom w:val="0"/>
      <w:divBdr>
        <w:top w:val="none" w:sz="0" w:space="0" w:color="auto"/>
        <w:left w:val="none" w:sz="0" w:space="0" w:color="auto"/>
        <w:bottom w:val="none" w:sz="0" w:space="0" w:color="auto"/>
        <w:right w:val="none" w:sz="0" w:space="0" w:color="auto"/>
      </w:divBdr>
    </w:div>
    <w:div w:id="2109688764">
      <w:bodyDiv w:val="1"/>
      <w:marLeft w:val="0"/>
      <w:marRight w:val="0"/>
      <w:marTop w:val="0"/>
      <w:marBottom w:val="0"/>
      <w:divBdr>
        <w:top w:val="none" w:sz="0" w:space="0" w:color="auto"/>
        <w:left w:val="none" w:sz="0" w:space="0" w:color="auto"/>
        <w:bottom w:val="none" w:sz="0" w:space="0" w:color="auto"/>
        <w:right w:val="none" w:sz="0" w:space="0" w:color="auto"/>
      </w:divBdr>
    </w:div>
    <w:div w:id="2112385587">
      <w:bodyDiv w:val="1"/>
      <w:marLeft w:val="0"/>
      <w:marRight w:val="0"/>
      <w:marTop w:val="0"/>
      <w:marBottom w:val="0"/>
      <w:divBdr>
        <w:top w:val="none" w:sz="0" w:space="0" w:color="auto"/>
        <w:left w:val="none" w:sz="0" w:space="0" w:color="auto"/>
        <w:bottom w:val="none" w:sz="0" w:space="0" w:color="auto"/>
        <w:right w:val="none" w:sz="0" w:space="0" w:color="auto"/>
      </w:divBdr>
    </w:div>
    <w:div w:id="2141796783">
      <w:bodyDiv w:val="1"/>
      <w:marLeft w:val="0"/>
      <w:marRight w:val="0"/>
      <w:marTop w:val="0"/>
      <w:marBottom w:val="0"/>
      <w:divBdr>
        <w:top w:val="none" w:sz="0" w:space="0" w:color="auto"/>
        <w:left w:val="none" w:sz="0" w:space="0" w:color="auto"/>
        <w:bottom w:val="none" w:sz="0" w:space="0" w:color="auto"/>
        <w:right w:val="none" w:sz="0" w:space="0" w:color="auto"/>
      </w:divBdr>
    </w:div>
    <w:div w:id="214423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cdn.sparkfun.com/assets/a/c/3/e/4/RedVThingPlus.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ugl\OneDrive\&#1056;&#1072;&#1073;&#1086;&#1095;&#1080;&#1081;%20&#1089;&#1090;&#1086;&#1083;\LINUX%20&#1087;&#1077;&#1088;&#1077;&#1074;&#1086;&#1076;\LINUX%20&#1043;&#1083;&#1072;&#1074;&#1072;%20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C:\Users\krugl\OneDrive\Рабочий стол\LINUX перевод\LINUX Глава 1.dotx</Template>
  <TotalTime>33</TotalTime>
  <Pages>29</Pages>
  <Words>5224</Words>
  <Characters>29778</Characters>
  <Application>Microsoft Office Word</Application>
  <DocSecurity>0</DocSecurity>
  <Lines>248</Lines>
  <Paragraphs>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Круглянкин</dc:creator>
  <cp:keywords/>
  <dc:description/>
  <cp:lastModifiedBy>Andrew Ilchenko</cp:lastModifiedBy>
  <cp:revision>6</cp:revision>
  <dcterms:created xsi:type="dcterms:W3CDTF">2023-06-29T01:23:00Z</dcterms:created>
  <dcterms:modified xsi:type="dcterms:W3CDTF">2023-12-03T14:57:00Z</dcterms:modified>
</cp:coreProperties>
</file>