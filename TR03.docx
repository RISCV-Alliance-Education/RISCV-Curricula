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149F3C" w14:textId="77777777" w:rsidR="00C76D85" w:rsidRPr="00D578C8" w:rsidRDefault="00BD145E" w:rsidP="00BD145E">
      <w:pPr>
        <w:pStyle w:val="Heading1"/>
      </w:pPr>
      <w:bookmarkStart w:id="0" w:name="_Toc152498872"/>
      <w:r>
        <w:t xml:space="preserve">ГЛАВА 3. </w:t>
      </w:r>
      <w:r>
        <w:rPr>
          <w:lang w:val="en-US"/>
        </w:rPr>
        <w:t>GPIO</w:t>
      </w:r>
      <w:bookmarkEnd w:id="0"/>
    </w:p>
    <w:p w14:paraId="5D2D7DF0" w14:textId="77777777" w:rsidR="00BD145E" w:rsidRPr="00BD145E" w:rsidRDefault="00BD145E" w:rsidP="00BD145E">
      <w:pPr>
        <w:pStyle w:val="Heading2"/>
      </w:pPr>
      <w:bookmarkStart w:id="1" w:name="_Toc152498873"/>
      <w:r w:rsidRPr="00BD145E">
        <w:t>Обзор главы</w:t>
      </w:r>
      <w:r>
        <w:t xml:space="preserve"> </w:t>
      </w:r>
      <w:r w:rsidRPr="00BD145E">
        <w:t>(</w:t>
      </w:r>
      <w:r>
        <w:t>Видео</w:t>
      </w:r>
      <w:r w:rsidRPr="00BD145E">
        <w:t>)</w:t>
      </w:r>
      <w:bookmarkEnd w:id="1"/>
    </w:p>
    <w:p w14:paraId="3545426B" w14:textId="77777777" w:rsidR="00BD145E" w:rsidRDefault="00BD145E" w:rsidP="00BD145E">
      <w:pPr>
        <w:rPr>
          <w:lang w:eastAsia="ru-RU"/>
        </w:rPr>
      </w:pPr>
      <w:r w:rsidRPr="00BD145E">
        <w:rPr>
          <w:lang w:eastAsia="ru-RU"/>
        </w:rPr>
        <w:t xml:space="preserve">[Эдуардо </w:t>
      </w:r>
      <w:proofErr w:type="spellStart"/>
      <w:r w:rsidRPr="00BD145E">
        <w:rPr>
          <w:lang w:eastAsia="ru-RU"/>
        </w:rPr>
        <w:t>Корпеньо</w:t>
      </w:r>
      <w:proofErr w:type="spellEnd"/>
      <w:r w:rsidRPr="00BD145E">
        <w:rPr>
          <w:lang w:eastAsia="ru-RU"/>
        </w:rPr>
        <w:t xml:space="preserve">] Теперь пришло время поговорить о вводе/выводе общего назначения, или </w:t>
      </w:r>
      <w:r w:rsidRPr="00BD145E">
        <w:rPr>
          <w:lang w:val="en" w:eastAsia="ru-RU"/>
        </w:rPr>
        <w:t>GPIO</w:t>
      </w:r>
      <w:r w:rsidRPr="00BD145E">
        <w:rPr>
          <w:lang w:eastAsia="ru-RU"/>
        </w:rPr>
        <w:t xml:space="preserve">. Итак, в этой главе мы поговорим о выводах цифрового ввода/вывода. Сначала мы рассмотрим, как </w:t>
      </w:r>
      <w:r w:rsidRPr="00BD145E">
        <w:rPr>
          <w:lang w:val="en" w:eastAsia="ru-RU"/>
        </w:rPr>
        <w:t>GPIO</w:t>
      </w:r>
      <w:r w:rsidRPr="00BD145E">
        <w:rPr>
          <w:lang w:eastAsia="ru-RU"/>
        </w:rPr>
        <w:t xml:space="preserve"> обычно работает в микроконтроллерах. Затем мы увидим, как работает </w:t>
      </w:r>
      <w:r w:rsidRPr="00BD145E">
        <w:rPr>
          <w:lang w:val="en" w:eastAsia="ru-RU"/>
        </w:rPr>
        <w:t>GPIO</w:t>
      </w:r>
      <w:r w:rsidRPr="00BD145E">
        <w:rPr>
          <w:lang w:eastAsia="ru-RU"/>
        </w:rPr>
        <w:t xml:space="preserve"> в микроконтроллере </w:t>
      </w:r>
      <w:r w:rsidRPr="00BD145E">
        <w:rPr>
          <w:lang w:val="en" w:eastAsia="ru-RU"/>
        </w:rPr>
        <w:t>FE</w:t>
      </w:r>
      <w:r w:rsidRPr="00BD145E">
        <w:rPr>
          <w:lang w:eastAsia="ru-RU"/>
        </w:rPr>
        <w:t>310. Мы познакомимся с его аппаратным обеспечением, ознакомившись с руководством по микроконтроллерам, и познакомимся с программным обеспечением в библиотеке встроенного ПО.</w:t>
      </w:r>
    </w:p>
    <w:p w14:paraId="3D11E1BB" w14:textId="77777777" w:rsidR="00BD145E" w:rsidRPr="00D578C8" w:rsidRDefault="00BD145E" w:rsidP="00BD145E">
      <w:pPr>
        <w:rPr>
          <w:lang w:eastAsia="ru-RU"/>
        </w:rPr>
      </w:pPr>
      <w:r w:rsidRPr="00BD145E">
        <w:rPr>
          <w:lang w:eastAsia="ru-RU"/>
        </w:rPr>
        <w:t xml:space="preserve">На самом деле, это будет глубокое погружение в библиотеку </w:t>
      </w:r>
      <w:r w:rsidRPr="00BD145E">
        <w:rPr>
          <w:lang w:val="en" w:eastAsia="ru-RU"/>
        </w:rPr>
        <w:t>Freedom</w:t>
      </w:r>
      <w:r w:rsidRPr="00BD145E">
        <w:rPr>
          <w:lang w:eastAsia="ru-RU"/>
        </w:rPr>
        <w:t xml:space="preserve"> </w:t>
      </w:r>
      <w:r w:rsidRPr="00BD145E">
        <w:rPr>
          <w:lang w:val="en" w:eastAsia="ru-RU"/>
        </w:rPr>
        <w:t>Metal</w:t>
      </w:r>
      <w:r w:rsidRPr="00BD145E">
        <w:rPr>
          <w:lang w:eastAsia="ru-RU"/>
        </w:rPr>
        <w:t xml:space="preserve">. Мы будем вдаваться в определения некоторых функций снова и снова, пока не достигнем очень низкого уровня абстракции. </w:t>
      </w:r>
      <w:r w:rsidRPr="00D578C8">
        <w:rPr>
          <w:lang w:eastAsia="ru-RU"/>
        </w:rPr>
        <w:t>Цель этого состоит в том, чтобы не оставлять вопросов относительно того, как работает библиотека.</w:t>
      </w:r>
    </w:p>
    <w:p w14:paraId="720D9B1F" w14:textId="17341A97" w:rsidR="00BD145E" w:rsidRPr="00D578C8" w:rsidRDefault="00BD145E" w:rsidP="00BD145E">
      <w:pPr>
        <w:rPr>
          <w:lang w:eastAsia="ru-RU"/>
        </w:rPr>
      </w:pPr>
      <w:r w:rsidRPr="00D578C8">
        <w:rPr>
          <w:lang w:eastAsia="ru-RU"/>
        </w:rPr>
        <w:t>После этого</w:t>
      </w:r>
      <w:r w:rsidR="00C52D71" w:rsidRPr="00DF248F">
        <w:rPr>
          <w:lang w:eastAsia="ru-RU"/>
        </w:rPr>
        <w:t>,</w:t>
      </w:r>
      <w:r w:rsidRPr="00D578C8">
        <w:rPr>
          <w:lang w:eastAsia="ru-RU"/>
        </w:rPr>
        <w:t xml:space="preserve"> мы создадим наши собственные макрофункции для операций, которые либо не были включены в библиотеку </w:t>
      </w:r>
      <w:r w:rsidRPr="00BD145E">
        <w:rPr>
          <w:lang w:val="en" w:eastAsia="ru-RU"/>
        </w:rPr>
        <w:t>Freedom</w:t>
      </w:r>
      <w:r w:rsidRPr="00D578C8">
        <w:rPr>
          <w:lang w:eastAsia="ru-RU"/>
        </w:rPr>
        <w:t xml:space="preserve"> </w:t>
      </w:r>
      <w:r w:rsidRPr="00BD145E">
        <w:rPr>
          <w:lang w:val="en" w:eastAsia="ru-RU"/>
        </w:rPr>
        <w:t>Metal</w:t>
      </w:r>
      <w:r w:rsidRPr="00D578C8">
        <w:rPr>
          <w:lang w:eastAsia="ru-RU"/>
        </w:rPr>
        <w:t>, либо включены в библиотеку, но работают слишком медленно.</w:t>
      </w:r>
    </w:p>
    <w:p w14:paraId="0F04EC73" w14:textId="77777777" w:rsidR="00BD145E" w:rsidRPr="00BD145E" w:rsidRDefault="00BD145E" w:rsidP="00BD145E">
      <w:pPr>
        <w:rPr>
          <w:lang w:eastAsia="ru-RU"/>
        </w:rPr>
      </w:pPr>
      <w:r w:rsidRPr="00BD145E">
        <w:rPr>
          <w:lang w:eastAsia="ru-RU"/>
        </w:rPr>
        <w:t xml:space="preserve">Наконец, мы создадим простое приложение </w:t>
      </w:r>
      <w:r w:rsidRPr="00BD145E">
        <w:rPr>
          <w:lang w:val="en" w:eastAsia="ru-RU"/>
        </w:rPr>
        <w:t>GPIO</w:t>
      </w:r>
      <w:r w:rsidRPr="00BD145E">
        <w:rPr>
          <w:lang w:eastAsia="ru-RU"/>
        </w:rPr>
        <w:t xml:space="preserve"> с парой кнопок и светодиодом.</w:t>
      </w:r>
    </w:p>
    <w:p w14:paraId="4AEFB8BD" w14:textId="77777777" w:rsidR="00BD145E" w:rsidRPr="00D578C8" w:rsidRDefault="00BD145E" w:rsidP="00BD145E">
      <w:pPr>
        <w:rPr>
          <w:u w:val="single"/>
          <w:lang w:eastAsia="ru-RU"/>
        </w:rPr>
      </w:pPr>
      <w:r>
        <w:rPr>
          <w:u w:val="single"/>
          <w:lang w:eastAsia="ru-RU"/>
        </w:rPr>
        <w:t>Итак</w:t>
      </w:r>
      <w:r w:rsidRPr="00D578C8">
        <w:rPr>
          <w:u w:val="single"/>
          <w:lang w:eastAsia="ru-RU"/>
        </w:rPr>
        <w:t xml:space="preserve">, </w:t>
      </w:r>
      <w:r>
        <w:rPr>
          <w:u w:val="single"/>
          <w:lang w:eastAsia="ru-RU"/>
        </w:rPr>
        <w:t>начнем</w:t>
      </w:r>
      <w:r w:rsidRPr="00D578C8">
        <w:rPr>
          <w:u w:val="single"/>
          <w:lang w:eastAsia="ru-RU"/>
        </w:rPr>
        <w:t>.</w:t>
      </w:r>
    </w:p>
    <w:p w14:paraId="698F1701" w14:textId="7F194E7A" w:rsidR="00BD145E" w:rsidRPr="00D578C8" w:rsidRDefault="00DF248F" w:rsidP="00BD145E">
      <w:pPr>
        <w:pStyle w:val="Heading2"/>
        <w:rPr>
          <w:sz w:val="48"/>
        </w:rPr>
      </w:pPr>
      <w:bookmarkStart w:id="2" w:name="_Toc152498874"/>
      <w:r>
        <w:t xml:space="preserve">О </w:t>
      </w:r>
      <w:r w:rsidR="00BD145E" w:rsidRPr="00BD145E">
        <w:rPr>
          <w:lang w:val="en-US"/>
        </w:rPr>
        <w:t>GPIO</w:t>
      </w:r>
      <w:bookmarkEnd w:id="2"/>
    </w:p>
    <w:p w14:paraId="3172743B" w14:textId="77777777" w:rsidR="00BD145E" w:rsidRPr="00D578C8" w:rsidRDefault="00BD145E" w:rsidP="00BD145E">
      <w:pPr>
        <w:rPr>
          <w:lang w:eastAsia="ru-RU"/>
        </w:rPr>
      </w:pPr>
      <w:r w:rsidRPr="00D578C8">
        <w:rPr>
          <w:lang w:eastAsia="ru-RU"/>
        </w:rPr>
        <w:t xml:space="preserve">Ввод/вывод общего назначения, или сокращенно </w:t>
      </w:r>
      <w:r w:rsidRPr="00BD145E">
        <w:rPr>
          <w:lang w:val="en-US" w:eastAsia="ru-RU"/>
        </w:rPr>
        <w:t>GPIO</w:t>
      </w:r>
      <w:r w:rsidRPr="00D578C8">
        <w:rPr>
          <w:lang w:eastAsia="ru-RU"/>
        </w:rPr>
        <w:t>, - это обобщающий термин, используемый для обозначения контактов цифрового ввода/вывода в микроконтроллерах, которые доступны программисту.</w:t>
      </w:r>
    </w:p>
    <w:p w14:paraId="0EE1C05F" w14:textId="77777777" w:rsidR="00BD145E" w:rsidRDefault="00BD145E" w:rsidP="00BD145E">
      <w:pPr>
        <w:rPr>
          <w:lang w:eastAsia="ru-RU"/>
        </w:rPr>
      </w:pPr>
      <w:r w:rsidRPr="00BD145E">
        <w:rPr>
          <w:lang w:eastAsia="ru-RU"/>
        </w:rPr>
        <w:t xml:space="preserve">Как следует из названия, </w:t>
      </w:r>
      <w:r w:rsidRPr="00BD145E">
        <w:rPr>
          <w:lang w:val="en-US" w:eastAsia="ru-RU"/>
        </w:rPr>
        <w:t>GPIO</w:t>
      </w:r>
      <w:r w:rsidRPr="00BD145E">
        <w:rPr>
          <w:lang w:eastAsia="ru-RU"/>
        </w:rPr>
        <w:t xml:space="preserve"> включает в себя входные и выходные контакты, но, что более важно, он также включает двунаправленные контакты. На самом деле, большинство выводов </w:t>
      </w:r>
      <w:r w:rsidRPr="00BD145E">
        <w:rPr>
          <w:lang w:val="en-US" w:eastAsia="ru-RU"/>
        </w:rPr>
        <w:t>GPIO</w:t>
      </w:r>
      <w:r w:rsidRPr="00BD145E">
        <w:rPr>
          <w:lang w:eastAsia="ru-RU"/>
        </w:rPr>
        <w:t xml:space="preserve"> являются двунаправленными, всего с несколькими выводами только для ввода или только для вывода (и для этих случаев есть веская причина).</w:t>
      </w:r>
    </w:p>
    <w:p w14:paraId="059DB430" w14:textId="77777777" w:rsidR="00BD145E" w:rsidRPr="00D578C8" w:rsidRDefault="00BD145E" w:rsidP="00BD145E">
      <w:pPr>
        <w:rPr>
          <w:lang w:eastAsia="ru-RU"/>
        </w:rPr>
      </w:pPr>
      <w:r w:rsidRPr="00D578C8">
        <w:rPr>
          <w:lang w:eastAsia="ru-RU"/>
        </w:rPr>
        <w:t xml:space="preserve">Большинство интерфейсов </w:t>
      </w:r>
      <w:r w:rsidRPr="00BD145E">
        <w:rPr>
          <w:lang w:val="en-US" w:eastAsia="ru-RU"/>
        </w:rPr>
        <w:t>GPIO</w:t>
      </w:r>
      <w:r w:rsidRPr="00D578C8">
        <w:rPr>
          <w:lang w:eastAsia="ru-RU"/>
        </w:rPr>
        <w:t xml:space="preserve"> в микроконтроллерах позволяют нам настраивать функциональность выводов следующими способами:</w:t>
      </w:r>
    </w:p>
    <w:p w14:paraId="0E164758" w14:textId="77777777" w:rsidR="00BD145E" w:rsidRDefault="00BD145E" w:rsidP="00BD145E">
      <w:pPr>
        <w:rPr>
          <w:lang w:eastAsia="ru-RU"/>
        </w:rPr>
      </w:pPr>
      <w:r w:rsidRPr="00BD145E">
        <w:rPr>
          <w:b/>
          <w:bCs/>
          <w:lang w:eastAsia="ru-RU"/>
        </w:rPr>
        <w:t>Направление передачи данных</w:t>
      </w:r>
    </w:p>
    <w:p w14:paraId="07BBAD66" w14:textId="395DD731" w:rsidR="00BD145E" w:rsidRPr="00D578C8" w:rsidRDefault="00BD145E" w:rsidP="00BD145E">
      <w:pPr>
        <w:rPr>
          <w:lang w:eastAsia="ru-RU"/>
        </w:rPr>
      </w:pPr>
      <w:r w:rsidRPr="00BD145E">
        <w:rPr>
          <w:lang w:eastAsia="ru-RU"/>
        </w:rPr>
        <w:lastRenderedPageBreak/>
        <w:t xml:space="preserve">Для каждого двунаправленного вывода ввода-вывода в некотором регистре конфигурации, отображаемом в память, есть бит, который позволяет вам выбрать, будет ли вывод действовать как цифровой вход или как цифровой выход. Обычно очистка этого бита (запись в него 0) делает вывод входным, а установка этого бита (запись в него 1) делает вывод выходным. </w:t>
      </w:r>
      <w:r w:rsidRPr="00D578C8">
        <w:rPr>
          <w:lang w:eastAsia="ru-RU"/>
        </w:rPr>
        <w:t>По соображениям безопасности</w:t>
      </w:r>
      <w:r w:rsidR="00C52D71">
        <w:rPr>
          <w:lang w:eastAsia="ru-RU"/>
        </w:rPr>
        <w:t>,</w:t>
      </w:r>
      <w:r w:rsidRPr="00D578C8">
        <w:rPr>
          <w:lang w:eastAsia="ru-RU"/>
        </w:rPr>
        <w:t xml:space="preserve"> по умолчанию</w:t>
      </w:r>
      <w:r w:rsidR="00C52D71">
        <w:rPr>
          <w:lang w:eastAsia="ru-RU"/>
        </w:rPr>
        <w:t>,</w:t>
      </w:r>
      <w:r w:rsidRPr="00D578C8">
        <w:rPr>
          <w:lang w:eastAsia="ru-RU"/>
        </w:rPr>
        <w:t xml:space="preserve"> используется значение </w:t>
      </w:r>
      <w:r w:rsidRPr="00BD145E">
        <w:rPr>
          <w:lang w:val="en-US" w:eastAsia="ru-RU"/>
        </w:rPr>
        <w:t>input</w:t>
      </w:r>
      <w:r w:rsidRPr="00D578C8">
        <w:rPr>
          <w:lang w:eastAsia="ru-RU"/>
        </w:rPr>
        <w:t>.</w:t>
      </w:r>
    </w:p>
    <w:p w14:paraId="45F7DEE5" w14:textId="77777777" w:rsidR="00BD145E" w:rsidRDefault="00BD145E" w:rsidP="00BD145E">
      <w:pPr>
        <w:rPr>
          <w:lang w:eastAsia="ru-RU"/>
        </w:rPr>
      </w:pPr>
      <w:r w:rsidRPr="00BD145E">
        <w:rPr>
          <w:b/>
          <w:bCs/>
          <w:lang w:eastAsia="ru-RU"/>
        </w:rPr>
        <w:t>Стягивающие резисторы</w:t>
      </w:r>
    </w:p>
    <w:p w14:paraId="512EE3E9" w14:textId="77777777" w:rsidR="00BD145E" w:rsidRPr="00BD145E" w:rsidRDefault="00BD145E" w:rsidP="00BD145E">
      <w:pPr>
        <w:rPr>
          <w:b/>
          <w:bCs/>
          <w:lang w:eastAsia="ru-RU"/>
        </w:rPr>
      </w:pPr>
      <w:r w:rsidRPr="00BD145E">
        <w:rPr>
          <w:lang w:eastAsia="ru-RU"/>
        </w:rPr>
        <w:t>Поскольку входные контакты часто подключаются к цифровым переключателям, использующим либо повышающий, либо понижающий резистор, производители микроконтроллеров обычно добавляют бит в регистры конфигурации, чтобы включить или отключить использование внутренних повышающих резисторов. Эта функция сэкономит вам один резистор, что положительно скажется на бюджете, пайке, пространстве на вашей печатной плате и так далее. Это хорошее применение девиза “Если вы можете сделать это с помощью программного обеспечения, делайте это с помощью программного обеспечения”.</w:t>
      </w:r>
    </w:p>
    <w:p w14:paraId="0EEA50FE" w14:textId="77777777" w:rsidR="00BD145E" w:rsidRPr="00BD145E" w:rsidRDefault="00BD145E" w:rsidP="00BD145E">
      <w:pPr>
        <w:rPr>
          <w:b/>
          <w:bCs/>
          <w:lang w:eastAsia="ru-RU"/>
        </w:rPr>
      </w:pPr>
      <w:r w:rsidRPr="00BD145E">
        <w:rPr>
          <w:b/>
          <w:bCs/>
          <w:lang w:eastAsia="ru-RU"/>
        </w:rPr>
        <w:t>Выходная мощность привода</w:t>
      </w:r>
    </w:p>
    <w:p w14:paraId="4E31D09A" w14:textId="77777777" w:rsidR="00BD145E" w:rsidRDefault="00BD145E" w:rsidP="00BD145E">
      <w:pPr>
        <w:rPr>
          <w:lang w:eastAsia="ru-RU"/>
        </w:rPr>
      </w:pPr>
      <w:r w:rsidRPr="00BD145E">
        <w:rPr>
          <w:lang w:eastAsia="ru-RU"/>
        </w:rPr>
        <w:t>Если вы собираетесь отправлять свои выходные сигналы на другие цифровые устройства, подойдет выходная мощность по умолчанию, но иногда требуется использовать нагрузку с более высокими требованиями к току. Микроконтроллеры обычно поддерживают два режима выходной мощности: по умолчанию обычно ниже 5 мА, а режим высокой выходной мощности обычно может обеспечивать 20 мА или более. Как обычно, это настраивается с помощью бита в регистре конфигурации, где запись 1 включает режим повышенной надежности.</w:t>
      </w:r>
    </w:p>
    <w:p w14:paraId="681C83DA" w14:textId="77777777" w:rsidR="00BD145E" w:rsidRDefault="00BD145E" w:rsidP="00BD145E">
      <w:pPr>
        <w:rPr>
          <w:lang w:eastAsia="ru-RU"/>
        </w:rPr>
      </w:pPr>
      <w:r w:rsidRPr="00BD145E">
        <w:rPr>
          <w:b/>
          <w:bCs/>
          <w:lang w:eastAsia="ru-RU"/>
        </w:rPr>
        <w:t>Поддержка прерываний</w:t>
      </w:r>
    </w:p>
    <w:p w14:paraId="28FB2F38" w14:textId="77777777" w:rsidR="00BD145E" w:rsidRPr="009D079A" w:rsidRDefault="00BD145E" w:rsidP="00BD145E">
      <w:pPr>
        <w:rPr>
          <w:lang w:eastAsia="ru-RU"/>
        </w:rPr>
      </w:pPr>
      <w:r w:rsidRPr="00BD145E">
        <w:rPr>
          <w:lang w:eastAsia="ru-RU"/>
        </w:rPr>
        <w:t xml:space="preserve">Контакты цифрового входа обычно способны генерировать прерывания. Для этого производители обычно предоставляют 2 бита на вывод в регистрах конфигурации </w:t>
      </w:r>
      <w:r w:rsidRPr="00BD145E">
        <w:rPr>
          <w:lang w:val="en-US" w:eastAsia="ru-RU"/>
        </w:rPr>
        <w:t>GPIO</w:t>
      </w:r>
      <w:r w:rsidRPr="00BD145E">
        <w:rPr>
          <w:lang w:eastAsia="ru-RU"/>
        </w:rPr>
        <w:t xml:space="preserve">: бит разрешения прерывания и бит флага прерывания. </w:t>
      </w:r>
      <w:r w:rsidRPr="009D079A">
        <w:rPr>
          <w:lang w:eastAsia="ru-RU"/>
        </w:rPr>
        <w:t>Мы поговорим об этом позже.</w:t>
      </w:r>
    </w:p>
    <w:p w14:paraId="474F35D5" w14:textId="77777777" w:rsidR="009D079A" w:rsidRDefault="009D079A" w:rsidP="00BD145E">
      <w:pPr>
        <w:rPr>
          <w:lang w:eastAsia="ru-RU"/>
        </w:rPr>
      </w:pPr>
      <w:r w:rsidRPr="009D079A">
        <w:rPr>
          <w:b/>
          <w:bCs/>
          <w:lang w:eastAsia="ru-RU"/>
        </w:rPr>
        <w:t>Выбор аналогового ввода-вывода</w:t>
      </w:r>
    </w:p>
    <w:p w14:paraId="44D118F3" w14:textId="77777777" w:rsidR="009D079A" w:rsidRDefault="009D079A" w:rsidP="00BD145E">
      <w:pPr>
        <w:rPr>
          <w:lang w:eastAsia="ru-RU"/>
        </w:rPr>
      </w:pPr>
      <w:r w:rsidRPr="009D079A">
        <w:rPr>
          <w:lang w:eastAsia="ru-RU"/>
        </w:rPr>
        <w:t xml:space="preserve">Для микроконтроллеров с аналоговым вводом-выводом аналоговые выводы часто являются теми же выводами </w:t>
      </w:r>
      <w:r w:rsidRPr="009D079A">
        <w:rPr>
          <w:lang w:val="en-US" w:eastAsia="ru-RU"/>
        </w:rPr>
        <w:t>GPIO</w:t>
      </w:r>
      <w:r w:rsidRPr="009D079A">
        <w:rPr>
          <w:lang w:eastAsia="ru-RU"/>
        </w:rPr>
        <w:t xml:space="preserve">. По этой причине регистры конфигурации </w:t>
      </w:r>
      <w:r w:rsidRPr="009D079A">
        <w:rPr>
          <w:lang w:val="en-US" w:eastAsia="ru-RU"/>
        </w:rPr>
        <w:t>GPIO</w:t>
      </w:r>
      <w:r w:rsidRPr="009D079A">
        <w:rPr>
          <w:lang w:eastAsia="ru-RU"/>
        </w:rPr>
        <w:t xml:space="preserve"> предоставляют бит, позволяющий пользователю выбирать, использовать ли вывод в качестве аналогового или цифрового ввода-вывода, поскольку схема отличается. </w:t>
      </w:r>
      <w:r w:rsidRPr="009D079A">
        <w:rPr>
          <w:lang w:eastAsia="ru-RU"/>
        </w:rPr>
        <w:lastRenderedPageBreak/>
        <w:t xml:space="preserve">Аналоговый вход реализован с помощью аналого-цифрового преобразователя (АЦП), тогда как аналоговый выход реализован с помощью цифроаналогового преобразователя (ЦАП). Теперь, вот забавный факт: </w:t>
      </w:r>
      <w:r w:rsidRPr="009D079A">
        <w:rPr>
          <w:lang w:val="en-US" w:eastAsia="ru-RU"/>
        </w:rPr>
        <w:t>FE</w:t>
      </w:r>
      <w:r w:rsidRPr="009D079A">
        <w:rPr>
          <w:lang w:eastAsia="ru-RU"/>
        </w:rPr>
        <w:t>310 - очень необычный микроконтроллер в том смысле, что он не поддерживает аналоговый ввод-вывод.</w:t>
      </w:r>
    </w:p>
    <w:p w14:paraId="24B703B0" w14:textId="77777777" w:rsidR="009D079A" w:rsidRPr="00D578C8" w:rsidRDefault="009D079A" w:rsidP="00BD145E">
      <w:pPr>
        <w:rPr>
          <w:lang w:eastAsia="ru-RU"/>
        </w:rPr>
      </w:pPr>
      <w:r w:rsidRPr="00D578C8">
        <w:rPr>
          <w:b/>
          <w:bCs/>
          <w:lang w:eastAsia="ru-RU"/>
        </w:rPr>
        <w:t>Альтернативные функции</w:t>
      </w:r>
    </w:p>
    <w:p w14:paraId="1C152F83" w14:textId="77777777" w:rsidR="00BD145E" w:rsidRDefault="009D079A" w:rsidP="00BD145E">
      <w:pPr>
        <w:rPr>
          <w:lang w:eastAsia="ru-RU"/>
        </w:rPr>
      </w:pPr>
      <w:r w:rsidRPr="009D079A">
        <w:rPr>
          <w:lang w:eastAsia="ru-RU"/>
        </w:rPr>
        <w:t xml:space="preserve">Микроконтроллеры спроектированы таким образом, чтобы обеспечить гибкость. Вот почему </w:t>
      </w:r>
      <w:proofErr w:type="spellStart"/>
      <w:r w:rsidRPr="009D079A">
        <w:rPr>
          <w:lang w:eastAsia="ru-RU"/>
        </w:rPr>
        <w:t>пины</w:t>
      </w:r>
      <w:proofErr w:type="spellEnd"/>
      <w:r w:rsidRPr="009D079A">
        <w:rPr>
          <w:lang w:eastAsia="ru-RU"/>
        </w:rPr>
        <w:t xml:space="preserve"> обычно многофункциональны. Например, в дополнение к функции </w:t>
      </w:r>
      <w:r w:rsidRPr="009D079A">
        <w:rPr>
          <w:lang w:val="en-US" w:eastAsia="ru-RU"/>
        </w:rPr>
        <w:t>GPIO</w:t>
      </w:r>
      <w:r w:rsidRPr="009D079A">
        <w:rPr>
          <w:lang w:eastAsia="ru-RU"/>
        </w:rPr>
        <w:t xml:space="preserve"> по умолчанию, вывод может использоваться в качестве последовательной линии передачи, входа таймера или аналогового выхода. Из-за этого производители предоставляют средства для выбора того, какой внутренний блок подключать к каждому контакту. Это иногда называют мультиплексированием контактов, потому что это может быть сделано с помощью аналоговых или цифровых мультиплексоров. </w:t>
      </w:r>
      <w:r w:rsidRPr="009D079A">
        <w:rPr>
          <w:lang w:val="en-US" w:eastAsia="ru-RU"/>
        </w:rPr>
        <w:t>FE</w:t>
      </w:r>
      <w:r w:rsidRPr="009D079A">
        <w:rPr>
          <w:lang w:eastAsia="ru-RU"/>
        </w:rPr>
        <w:t>310 вызывает альтернативные функции, управляемые аппаратным обеспечением Функции ввода-вывода.</w:t>
      </w:r>
    </w:p>
    <w:p w14:paraId="73CC6D62" w14:textId="77777777" w:rsidR="00F1479E" w:rsidRDefault="00F1479E" w:rsidP="00F1479E">
      <w:pPr>
        <w:pStyle w:val="Heading2"/>
        <w:rPr>
          <w:sz w:val="48"/>
        </w:rPr>
      </w:pPr>
      <w:bookmarkStart w:id="3" w:name="_Toc152498875"/>
      <w:r>
        <w:t>Принципиальная схема FE310 GPIO</w:t>
      </w:r>
      <w:bookmarkEnd w:id="3"/>
      <w:r>
        <w:t xml:space="preserve"> </w:t>
      </w:r>
    </w:p>
    <w:p w14:paraId="048D3CAB" w14:textId="77777777" w:rsidR="00F1479E" w:rsidRDefault="00F1479E" w:rsidP="00F1479E">
      <w:pPr>
        <w:rPr>
          <w:lang w:eastAsia="ru-RU"/>
        </w:rPr>
      </w:pPr>
      <w:r w:rsidRPr="00F1479E">
        <w:rPr>
          <w:lang w:eastAsia="ru-RU"/>
        </w:rPr>
        <w:t xml:space="preserve">Ниже приведена упрощенная принципиальная схема </w:t>
      </w:r>
      <w:r w:rsidRPr="00F1479E">
        <w:rPr>
          <w:lang w:val="en-US" w:eastAsia="ru-RU"/>
        </w:rPr>
        <w:t>GPIO</w:t>
      </w:r>
      <w:r w:rsidRPr="00F1479E">
        <w:rPr>
          <w:lang w:eastAsia="ru-RU"/>
        </w:rPr>
        <w:t xml:space="preserve">-контроллера </w:t>
      </w:r>
      <w:r w:rsidRPr="00F1479E">
        <w:rPr>
          <w:lang w:val="en-US" w:eastAsia="ru-RU"/>
        </w:rPr>
        <w:t>FE</w:t>
      </w:r>
      <w:r w:rsidRPr="00F1479E">
        <w:rPr>
          <w:lang w:eastAsia="ru-RU"/>
        </w:rPr>
        <w:t>310. Важно знать об этой схеме, так как это поможет вам понять, почему нам нужно взаимодействовать с каждым из задействованных регистров.</w:t>
      </w:r>
    </w:p>
    <w:p w14:paraId="395D2D89" w14:textId="77777777" w:rsidR="00F1479E" w:rsidRDefault="00F1479E" w:rsidP="00F1479E">
      <w:pPr>
        <w:rPr>
          <w:b/>
          <w:bCs/>
          <w:lang w:eastAsia="ru-RU"/>
        </w:rPr>
      </w:pPr>
      <w:r w:rsidRPr="00F1479E">
        <w:rPr>
          <w:b/>
          <w:bCs/>
          <w:lang w:eastAsia="ru-RU"/>
        </w:rPr>
        <w:t xml:space="preserve">Пожалуйста, обратите внимание: </w:t>
      </w:r>
      <w:r w:rsidRPr="00F1479E">
        <w:rPr>
          <w:bCs/>
          <w:lang w:eastAsia="ru-RU"/>
        </w:rPr>
        <w:t>не позволяйте оборудованию напугать вас. Это не так сложно, и вы все равно сможете использовать высокоуровневые программные средства для управления этим процессом. Просто сядьте поудобнее и терпеливо наблюдайте. Суть в том, что у вас будет доступ к библиотеке высокого уровня для настройки и использования всех модулей.</w:t>
      </w:r>
    </w:p>
    <w:p w14:paraId="46A8AA33" w14:textId="77777777" w:rsidR="00F1479E" w:rsidRPr="00F1479E" w:rsidRDefault="00F1479E" w:rsidP="00F1479E">
      <w:pPr>
        <w:rPr>
          <w:lang w:eastAsia="ru-RU"/>
        </w:rPr>
      </w:pPr>
      <w:r w:rsidRPr="00F1479E">
        <w:rPr>
          <w:lang w:eastAsia="ru-RU"/>
        </w:rPr>
        <w:t xml:space="preserve">Для каждого вывода </w:t>
      </w:r>
      <w:r w:rsidRPr="00F1479E">
        <w:rPr>
          <w:lang w:val="en-US" w:eastAsia="ru-RU"/>
        </w:rPr>
        <w:t>GPIO</w:t>
      </w:r>
      <w:r w:rsidRPr="00F1479E">
        <w:rPr>
          <w:lang w:eastAsia="ru-RU"/>
        </w:rPr>
        <w:t xml:space="preserve"> микроконтроллер </w:t>
      </w:r>
      <w:r w:rsidRPr="00F1479E">
        <w:rPr>
          <w:lang w:val="en-US" w:eastAsia="ru-RU"/>
        </w:rPr>
        <w:t>FE</w:t>
      </w:r>
      <w:r w:rsidRPr="00F1479E">
        <w:rPr>
          <w:lang w:eastAsia="ru-RU"/>
        </w:rPr>
        <w:t>310 имеет следующую схему:</w:t>
      </w:r>
      <w:r w:rsidRPr="00F1479E">
        <w:rPr>
          <w:rFonts w:ascii="inherit" w:hAnsi="inherit"/>
          <w:lang w:val="en-US" w:eastAsia="ru-RU"/>
        </w:rPr>
        <w:t> </w:t>
      </w:r>
    </w:p>
    <w:p w14:paraId="4F9640AA" w14:textId="77777777" w:rsidR="00F1479E" w:rsidRPr="00F1479E" w:rsidRDefault="00F1479E" w:rsidP="00F1479E">
      <w:pPr>
        <w:jc w:val="center"/>
        <w:rPr>
          <w:lang w:eastAsia="ru-RU"/>
        </w:rPr>
      </w:pPr>
      <w:r w:rsidRPr="00F1479E">
        <w:rPr>
          <w:noProof/>
          <w:lang w:eastAsia="ru-RU"/>
        </w:rPr>
        <w:lastRenderedPageBreak/>
        <w:drawing>
          <wp:inline distT="0" distB="0" distL="0" distR="0" wp14:anchorId="71E5D547" wp14:editId="1933EBE6">
            <wp:extent cx="4861560" cy="2474534"/>
            <wp:effectExtent l="0" t="0" r="0" b="2540"/>
            <wp:docPr id="38" name="Рисунок 38" descr="Schematic diagram of the GPIO circui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ematic diagram of the GPIO circuitry"/>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876239" cy="2482006"/>
                    </a:xfrm>
                    <a:prstGeom prst="rect">
                      <a:avLst/>
                    </a:prstGeom>
                    <a:noFill/>
                    <a:ln>
                      <a:noFill/>
                    </a:ln>
                  </pic:spPr>
                </pic:pic>
              </a:graphicData>
            </a:graphic>
          </wp:inline>
        </w:drawing>
      </w:r>
      <w:r w:rsidRPr="00F1479E">
        <w:rPr>
          <w:lang w:eastAsia="ru-RU"/>
        </w:rPr>
        <w:br/>
      </w:r>
      <w:r w:rsidRPr="00F1479E">
        <w:rPr>
          <w:b/>
          <w:bCs/>
          <w:lang w:eastAsia="ru-RU"/>
        </w:rPr>
        <w:t xml:space="preserve">Схема для каждого вывода </w:t>
      </w:r>
      <w:r w:rsidRPr="00F1479E">
        <w:rPr>
          <w:b/>
          <w:bCs/>
          <w:lang w:val="en-US" w:eastAsia="ru-RU"/>
        </w:rPr>
        <w:t>GPIO</w:t>
      </w:r>
      <w:r w:rsidRPr="00F1479E">
        <w:rPr>
          <w:b/>
          <w:bCs/>
          <w:lang w:eastAsia="ru-RU"/>
        </w:rPr>
        <w:t xml:space="preserve"> в микроконтроллере </w:t>
      </w:r>
      <w:r w:rsidRPr="00F1479E">
        <w:rPr>
          <w:b/>
          <w:bCs/>
          <w:lang w:val="en-US" w:eastAsia="ru-RU"/>
        </w:rPr>
        <w:t>FE</w:t>
      </w:r>
      <w:r w:rsidRPr="00F1479E">
        <w:rPr>
          <w:b/>
          <w:bCs/>
          <w:lang w:eastAsia="ru-RU"/>
        </w:rPr>
        <w:t xml:space="preserve">310 </w:t>
      </w:r>
      <w:r w:rsidRPr="00F1479E">
        <w:rPr>
          <w:lang w:eastAsia="ru-RU"/>
        </w:rPr>
        <w:t>(</w:t>
      </w:r>
      <w:r>
        <w:rPr>
          <w:lang w:eastAsia="ru-RU"/>
        </w:rPr>
        <w:t>Взято с руководства пользователя</w:t>
      </w:r>
      <w:r w:rsidRPr="00F1479E">
        <w:rPr>
          <w:lang w:eastAsia="ru-RU"/>
        </w:rPr>
        <w:t xml:space="preserve"> </w:t>
      </w:r>
      <w:r w:rsidRPr="00F1479E">
        <w:rPr>
          <w:lang w:val="en-US" w:eastAsia="ru-RU"/>
        </w:rPr>
        <w:t>FE</w:t>
      </w:r>
      <w:r w:rsidRPr="00F1479E">
        <w:rPr>
          <w:lang w:eastAsia="ru-RU"/>
        </w:rPr>
        <w:t>310-</w:t>
      </w:r>
      <w:r w:rsidRPr="00F1479E">
        <w:rPr>
          <w:lang w:val="en-US" w:eastAsia="ru-RU"/>
        </w:rPr>
        <w:t>G</w:t>
      </w:r>
      <w:r w:rsidRPr="00F1479E">
        <w:rPr>
          <w:lang w:eastAsia="ru-RU"/>
        </w:rPr>
        <w:t xml:space="preserve">002 </w:t>
      </w:r>
      <w:r>
        <w:rPr>
          <w:lang w:eastAsia="ru-RU"/>
        </w:rPr>
        <w:t xml:space="preserve">представлено с разрешения </w:t>
      </w:r>
      <w:proofErr w:type="spellStart"/>
      <w:r w:rsidRPr="00F1479E">
        <w:rPr>
          <w:lang w:val="en-US" w:eastAsia="ru-RU"/>
        </w:rPr>
        <w:t>SiFive</w:t>
      </w:r>
      <w:proofErr w:type="spellEnd"/>
      <w:r w:rsidRPr="00F1479E">
        <w:rPr>
          <w:lang w:eastAsia="ru-RU"/>
        </w:rPr>
        <w:t xml:space="preserve">, </w:t>
      </w:r>
      <w:r w:rsidRPr="00F1479E">
        <w:rPr>
          <w:lang w:val="en-US" w:eastAsia="ru-RU"/>
        </w:rPr>
        <w:t>Inc</w:t>
      </w:r>
      <w:r w:rsidRPr="00F1479E">
        <w:rPr>
          <w:lang w:eastAsia="ru-RU"/>
        </w:rPr>
        <w:t>.)</w:t>
      </w:r>
    </w:p>
    <w:p w14:paraId="523BA74D" w14:textId="77777777" w:rsidR="00F1479E" w:rsidRPr="00F1479E" w:rsidRDefault="00F1479E" w:rsidP="00F1479E">
      <w:pPr>
        <w:rPr>
          <w:lang w:eastAsia="ru-RU"/>
        </w:rPr>
      </w:pPr>
      <w:r w:rsidRPr="00F1479E">
        <w:rPr>
          <w:rFonts w:ascii="inherit" w:hAnsi="inherit"/>
          <w:lang w:val="en-US" w:eastAsia="ru-RU"/>
        </w:rPr>
        <w:t> </w:t>
      </w:r>
    </w:p>
    <w:p w14:paraId="558E243D" w14:textId="77777777" w:rsidR="00F1479E" w:rsidRPr="00D578C8" w:rsidRDefault="00F1479E" w:rsidP="00F1479E">
      <w:pPr>
        <w:rPr>
          <w:lang w:eastAsia="ru-RU"/>
        </w:rPr>
      </w:pPr>
      <w:r w:rsidRPr="00F1479E">
        <w:rPr>
          <w:lang w:eastAsia="ru-RU"/>
        </w:rPr>
        <w:t xml:space="preserve">Мы рассмотрим некоторые детали этой схемы. Физический контакт показан справа в виде перечеркнутого квадрата. </w:t>
      </w:r>
      <w:proofErr w:type="spellStart"/>
      <w:r w:rsidRPr="00F1479E">
        <w:rPr>
          <w:lang w:eastAsia="ru-RU"/>
        </w:rPr>
        <w:t>Пин</w:t>
      </w:r>
      <w:proofErr w:type="spellEnd"/>
      <w:r w:rsidRPr="00F1479E">
        <w:rPr>
          <w:lang w:eastAsia="ru-RU"/>
        </w:rPr>
        <w:t xml:space="preserve"> - это правый конец затемненного прямоугольника с пунктиром. Этот прямоугольник является блоком ввода/вывода </w:t>
      </w:r>
      <w:proofErr w:type="spellStart"/>
      <w:r w:rsidRPr="00F1479E">
        <w:rPr>
          <w:lang w:eastAsia="ru-RU"/>
        </w:rPr>
        <w:t>пина</w:t>
      </w:r>
      <w:proofErr w:type="spellEnd"/>
      <w:r w:rsidRPr="00F1479E">
        <w:rPr>
          <w:lang w:eastAsia="ru-RU"/>
        </w:rPr>
        <w:t xml:space="preserve">. Этот блок не имеет памяти, только 5 входов и 1 выход в названных сигналах слева от него. </w:t>
      </w:r>
      <w:r w:rsidRPr="00D578C8">
        <w:rPr>
          <w:lang w:eastAsia="ru-RU"/>
        </w:rPr>
        <w:t>Вот что делают эти сигналы:</w:t>
      </w:r>
    </w:p>
    <w:p w14:paraId="49112E3F" w14:textId="77777777" w:rsidR="00F1479E" w:rsidRPr="00F1479E" w:rsidRDefault="00F1479E" w:rsidP="00F1479E">
      <w:pPr>
        <w:rPr>
          <w:b/>
          <w:bCs/>
          <w:lang w:eastAsia="ru-RU"/>
        </w:rPr>
      </w:pPr>
      <w:r w:rsidRPr="00F1479E">
        <w:rPr>
          <w:b/>
          <w:bCs/>
          <w:lang w:val="en-US" w:eastAsia="ru-RU"/>
        </w:rPr>
        <w:t>IVAL</w:t>
      </w:r>
      <w:r w:rsidRPr="00F1479E">
        <w:rPr>
          <w:b/>
          <w:bCs/>
          <w:lang w:eastAsia="ru-RU"/>
        </w:rPr>
        <w:t>: Входное значение (вывод)</w:t>
      </w:r>
    </w:p>
    <w:p w14:paraId="33280AEB" w14:textId="77777777" w:rsidR="00F1479E" w:rsidRDefault="00F1479E" w:rsidP="00F1479E">
      <w:pPr>
        <w:rPr>
          <w:lang w:eastAsia="ru-RU"/>
        </w:rPr>
      </w:pPr>
      <w:r w:rsidRPr="00F1479E">
        <w:rPr>
          <w:lang w:eastAsia="ru-RU"/>
        </w:rPr>
        <w:t xml:space="preserve">Это единственный вывод блока ввода-вывода. Этот сигнал - это то, к чему вы получите доступ в качестве состояния </w:t>
      </w:r>
      <w:proofErr w:type="spellStart"/>
      <w:r w:rsidRPr="00F1479E">
        <w:rPr>
          <w:lang w:eastAsia="ru-RU"/>
        </w:rPr>
        <w:t>пина</w:t>
      </w:r>
      <w:proofErr w:type="spellEnd"/>
      <w:r w:rsidRPr="00F1479E">
        <w:rPr>
          <w:lang w:eastAsia="ru-RU"/>
        </w:rPr>
        <w:t xml:space="preserve">, когда </w:t>
      </w:r>
      <w:proofErr w:type="spellStart"/>
      <w:r w:rsidRPr="00F1479E">
        <w:rPr>
          <w:lang w:eastAsia="ru-RU"/>
        </w:rPr>
        <w:t>пин</w:t>
      </w:r>
      <w:proofErr w:type="spellEnd"/>
      <w:r w:rsidRPr="00F1479E">
        <w:rPr>
          <w:lang w:eastAsia="ru-RU"/>
        </w:rPr>
        <w:t xml:space="preserve"> настроен как входной (</w:t>
      </w:r>
      <w:r w:rsidRPr="00F1479E">
        <w:rPr>
          <w:lang w:val="en-US" w:eastAsia="ru-RU"/>
        </w:rPr>
        <w:t>IE</w:t>
      </w:r>
      <w:r w:rsidRPr="00F1479E">
        <w:rPr>
          <w:lang w:eastAsia="ru-RU"/>
        </w:rPr>
        <w:t xml:space="preserve">=1). Этот сигнал подключается к триггеру </w:t>
      </w:r>
      <w:r w:rsidRPr="00F1479E">
        <w:rPr>
          <w:lang w:val="en-US" w:eastAsia="ru-RU"/>
        </w:rPr>
        <w:t>D</w:t>
      </w:r>
      <w:r w:rsidRPr="00F1479E">
        <w:rPr>
          <w:lang w:eastAsia="ru-RU"/>
        </w:rPr>
        <w:t xml:space="preserve"> (не показан), который сопоставляется с некоторым адресом памяти с некоторым смещением в битах, к которому вы можете получить доступ с помощью программного обеспечения.</w:t>
      </w:r>
    </w:p>
    <w:p w14:paraId="22379FA8" w14:textId="08E4A678" w:rsidR="00A217C2" w:rsidRPr="00A217C2" w:rsidRDefault="00A217C2" w:rsidP="00F1479E">
      <w:pPr>
        <w:rPr>
          <w:lang w:eastAsia="ru-RU"/>
        </w:rPr>
      </w:pPr>
      <w:r w:rsidRPr="00A217C2">
        <w:rPr>
          <w:b/>
          <w:bCs/>
          <w:lang w:val="en-US" w:eastAsia="ru-RU"/>
        </w:rPr>
        <w:t>IE</w:t>
      </w:r>
      <w:r w:rsidRPr="00A217C2">
        <w:rPr>
          <w:b/>
          <w:bCs/>
          <w:lang w:eastAsia="ru-RU"/>
        </w:rPr>
        <w:t>: Включить ввод (</w:t>
      </w:r>
      <w:r w:rsidR="008E3866">
        <w:rPr>
          <w:b/>
          <w:bCs/>
          <w:lang w:eastAsia="ru-RU"/>
        </w:rPr>
        <w:t>вход</w:t>
      </w:r>
      <w:r w:rsidRPr="00A217C2">
        <w:rPr>
          <w:b/>
          <w:bCs/>
          <w:lang w:eastAsia="ru-RU"/>
        </w:rPr>
        <w:t>)</w:t>
      </w:r>
    </w:p>
    <w:p w14:paraId="4AF4B20B" w14:textId="77777777" w:rsidR="00A217C2" w:rsidRPr="00D578C8" w:rsidRDefault="00A217C2" w:rsidP="00F1479E">
      <w:pPr>
        <w:rPr>
          <w:lang w:eastAsia="ru-RU"/>
        </w:rPr>
      </w:pPr>
      <w:r w:rsidRPr="00A217C2">
        <w:rPr>
          <w:lang w:eastAsia="ru-RU"/>
        </w:rPr>
        <w:t xml:space="preserve">Когда на этот вход поступает логическое значение 1, состояние физического вывода реплицируется в сигнале </w:t>
      </w:r>
      <w:r w:rsidRPr="00A217C2">
        <w:rPr>
          <w:lang w:val="en-US" w:eastAsia="ru-RU"/>
        </w:rPr>
        <w:t>IVAL</w:t>
      </w:r>
      <w:r w:rsidRPr="00A217C2">
        <w:rPr>
          <w:lang w:eastAsia="ru-RU"/>
        </w:rPr>
        <w:t xml:space="preserve">. Это просто достигается с помощью элемента </w:t>
      </w:r>
      <w:r w:rsidRPr="00A217C2">
        <w:rPr>
          <w:lang w:val="en-US" w:eastAsia="ru-RU"/>
        </w:rPr>
        <w:t>AND</w:t>
      </w:r>
      <w:r w:rsidRPr="00A217C2">
        <w:rPr>
          <w:lang w:eastAsia="ru-RU"/>
        </w:rPr>
        <w:t xml:space="preserve">, который эффективно позволяет считывать состояние вывода в качестве входных данных. </w:t>
      </w:r>
      <w:r w:rsidRPr="00D578C8">
        <w:rPr>
          <w:lang w:eastAsia="ru-RU"/>
        </w:rPr>
        <w:t xml:space="preserve">Когда на этот вход поступает логический 0, элемент </w:t>
      </w:r>
      <w:r w:rsidRPr="00A217C2">
        <w:rPr>
          <w:lang w:val="en-US" w:eastAsia="ru-RU"/>
        </w:rPr>
        <w:t>AND</w:t>
      </w:r>
      <w:r w:rsidRPr="00D578C8">
        <w:rPr>
          <w:lang w:eastAsia="ru-RU"/>
        </w:rPr>
        <w:t xml:space="preserve"> постоянно выводит 0, эффективно заставляя сигнал </w:t>
      </w:r>
      <w:r w:rsidRPr="00A217C2">
        <w:rPr>
          <w:lang w:val="en-US" w:eastAsia="ru-RU"/>
        </w:rPr>
        <w:t>IVAL</w:t>
      </w:r>
      <w:r w:rsidRPr="00D578C8">
        <w:rPr>
          <w:lang w:eastAsia="ru-RU"/>
        </w:rPr>
        <w:t xml:space="preserve"> игнорировать состояние вывода.</w:t>
      </w:r>
    </w:p>
    <w:p w14:paraId="285F2AD0" w14:textId="77777777" w:rsidR="00A217C2" w:rsidRPr="00A217C2" w:rsidRDefault="00A217C2" w:rsidP="00F1479E">
      <w:pPr>
        <w:rPr>
          <w:b/>
          <w:bCs/>
          <w:lang w:eastAsia="ru-RU"/>
        </w:rPr>
      </w:pPr>
      <w:r w:rsidRPr="00A217C2">
        <w:rPr>
          <w:b/>
          <w:bCs/>
          <w:lang w:val="en-US" w:eastAsia="ru-RU"/>
        </w:rPr>
        <w:t>PUE</w:t>
      </w:r>
      <w:r w:rsidRPr="00A217C2">
        <w:rPr>
          <w:b/>
          <w:bCs/>
          <w:lang w:eastAsia="ru-RU"/>
        </w:rPr>
        <w:t>: Включить подтягивание (вход)</w:t>
      </w:r>
    </w:p>
    <w:p w14:paraId="65FA26BB" w14:textId="77777777" w:rsidR="00A217C2" w:rsidRDefault="00A217C2" w:rsidP="00F1479E">
      <w:pPr>
        <w:rPr>
          <w:lang w:eastAsia="ru-RU"/>
        </w:rPr>
      </w:pPr>
      <w:r w:rsidRPr="00A217C2">
        <w:rPr>
          <w:lang w:eastAsia="ru-RU"/>
        </w:rPr>
        <w:lastRenderedPageBreak/>
        <w:t xml:space="preserve">Когда этот вход управляется логическим значением 1, переключатель справа замыкается, так что подтягивающий резистор электрически подключается к контакту. Подтягивающие резисторы предназначены для установки значения входного сигнала по умолчанию, когда вывод не приводится в действие (оставлен отсоединенным или плавающим). Подтягивающие резисторы используются с цифровыми переключателями активного разряда. Эти переключатели соединяют вывод с землей или оставляют его плавающим, как мы увидим чуть позже. Обратите внимание, что в </w:t>
      </w:r>
      <w:r w:rsidRPr="00A217C2">
        <w:rPr>
          <w:lang w:val="en-US" w:eastAsia="ru-RU"/>
        </w:rPr>
        <w:t>FE</w:t>
      </w:r>
      <w:r w:rsidRPr="00A217C2">
        <w:rPr>
          <w:lang w:eastAsia="ru-RU"/>
        </w:rPr>
        <w:t>310 не реализованы понижающие резисторы, являющиеся альтернативой переключателям с активным напряжением, и это нормально, потому что повышающие резисторы намного популярнее, чем понижающие. Когда на этот вход поступает значение 0 (состояние по умолчанию), подтягивающее устройство отсоединяется от контакта. Нам не всегда нужен стягивающий резистор, и при ненужном использовании он может привести к потере энергии.</w:t>
      </w:r>
    </w:p>
    <w:p w14:paraId="48ACC47A" w14:textId="46D2FEB8" w:rsidR="00A217C2" w:rsidRDefault="00A217C2" w:rsidP="00F1479E">
      <w:pPr>
        <w:rPr>
          <w:lang w:eastAsia="ru-RU"/>
        </w:rPr>
      </w:pPr>
      <w:r w:rsidRPr="00A217C2">
        <w:rPr>
          <w:b/>
          <w:bCs/>
          <w:lang w:val="en-US" w:eastAsia="ru-RU"/>
        </w:rPr>
        <w:t>OVAL</w:t>
      </w:r>
      <w:r w:rsidRPr="00A217C2">
        <w:rPr>
          <w:b/>
          <w:bCs/>
          <w:lang w:eastAsia="ru-RU"/>
        </w:rPr>
        <w:t>: Выходное значение (</w:t>
      </w:r>
      <w:r w:rsidR="008E3866">
        <w:rPr>
          <w:b/>
          <w:bCs/>
          <w:lang w:eastAsia="ru-RU"/>
        </w:rPr>
        <w:t>в</w:t>
      </w:r>
      <w:r w:rsidRPr="00A217C2">
        <w:rPr>
          <w:b/>
          <w:bCs/>
          <w:lang w:eastAsia="ru-RU"/>
        </w:rPr>
        <w:t>ход)</w:t>
      </w:r>
      <w:r w:rsidR="00F1479E" w:rsidRPr="00A217C2">
        <w:rPr>
          <w:lang w:eastAsia="ru-RU"/>
        </w:rPr>
        <w:br/>
      </w:r>
      <w:r w:rsidRPr="00A217C2">
        <w:rPr>
          <w:lang w:eastAsia="ru-RU"/>
        </w:rPr>
        <w:t>Этот сигнал является логическим уровнем, который будет управлять выводом, когда он сконфигурирован как выходной.</w:t>
      </w:r>
    </w:p>
    <w:p w14:paraId="26FA4F6B" w14:textId="2782AA5E" w:rsidR="00A217C2" w:rsidRDefault="00A217C2" w:rsidP="00F1479E">
      <w:pPr>
        <w:rPr>
          <w:lang w:eastAsia="ru-RU"/>
        </w:rPr>
      </w:pPr>
      <w:r w:rsidRPr="00A217C2">
        <w:rPr>
          <w:b/>
          <w:bCs/>
          <w:lang w:val="en-US" w:eastAsia="ru-RU"/>
        </w:rPr>
        <w:t>OE</w:t>
      </w:r>
      <w:r w:rsidRPr="00A217C2">
        <w:rPr>
          <w:b/>
          <w:bCs/>
          <w:lang w:eastAsia="ru-RU"/>
        </w:rPr>
        <w:t>: Включение вывода (вход)</w:t>
      </w:r>
      <w:r w:rsidR="00F1479E" w:rsidRPr="00A217C2">
        <w:rPr>
          <w:lang w:eastAsia="ru-RU"/>
        </w:rPr>
        <w:br/>
      </w:r>
      <w:r w:rsidRPr="00A217C2">
        <w:rPr>
          <w:lang w:eastAsia="ru-RU"/>
        </w:rPr>
        <w:t xml:space="preserve">Когда на этот вход поступает значение 1, сигнал </w:t>
      </w:r>
      <w:r w:rsidRPr="00A217C2">
        <w:rPr>
          <w:lang w:val="en-US" w:eastAsia="ru-RU"/>
        </w:rPr>
        <w:t>OVAL</w:t>
      </w:r>
      <w:r w:rsidRPr="00A217C2">
        <w:rPr>
          <w:lang w:eastAsia="ru-RU"/>
        </w:rPr>
        <w:t xml:space="preserve"> реплицируется на выходе буфера. Это сигнал с высоким уровнем активности, такой же, как и все остальные. Не беспокойтесь о 2 кружочках на </w:t>
      </w:r>
      <w:r w:rsidR="008E3866">
        <w:rPr>
          <w:lang w:eastAsia="ru-RU"/>
        </w:rPr>
        <w:t>схеме</w:t>
      </w:r>
      <w:r w:rsidR="008E3866" w:rsidRPr="00A217C2">
        <w:rPr>
          <w:lang w:eastAsia="ru-RU"/>
        </w:rPr>
        <w:t xml:space="preserve"> </w:t>
      </w:r>
      <w:r w:rsidRPr="00A217C2">
        <w:rPr>
          <w:lang w:eastAsia="ru-RU"/>
        </w:rPr>
        <w:t xml:space="preserve">для этого сигнала, они просто означают двойное отрицание (мы подтвердим это позже). Выходной сигнал этого буфера приводит в действие вывод изнутри микросхемы, что эффективно позволяет выводить цифровые сигналы. Из-за этого важно избегать ввода на вход </w:t>
      </w:r>
      <w:r w:rsidRPr="00A217C2">
        <w:rPr>
          <w:lang w:val="en-US" w:eastAsia="ru-RU"/>
        </w:rPr>
        <w:t>OE</w:t>
      </w:r>
      <w:r w:rsidRPr="00A217C2">
        <w:rPr>
          <w:lang w:eastAsia="ru-RU"/>
        </w:rPr>
        <w:t xml:space="preserve"> значения 1, если вы вводите вывод снаружи (как если бы это был вход). Если вы включите выход и подключите вывод извне (это включает подключение вывода к напряжению питания или заземлению), вы можете повредить выходной драйвер или внешнюю схему. Суть в том, что вы включаете этот сигнал только в том случае, если хотите настроить вывод в качестве выходного сигнала. Когда на этот вход поступает значение 0, выходной буфер отключается. Технически буфер работает в </w:t>
      </w:r>
      <w:proofErr w:type="spellStart"/>
      <w:r w:rsidRPr="00A217C2">
        <w:rPr>
          <w:lang w:eastAsia="ru-RU"/>
        </w:rPr>
        <w:t>высокоимпедансном</w:t>
      </w:r>
      <w:proofErr w:type="spellEnd"/>
      <w:r w:rsidRPr="00A217C2">
        <w:rPr>
          <w:lang w:eastAsia="ru-RU"/>
        </w:rPr>
        <w:t xml:space="preserve"> состоянии, что очень похоже на электрическое отключение от контакта. Вы хотите отключить этот сигнал, чтобы настроить </w:t>
      </w:r>
      <w:proofErr w:type="spellStart"/>
      <w:r w:rsidRPr="00A217C2">
        <w:rPr>
          <w:lang w:eastAsia="ru-RU"/>
        </w:rPr>
        <w:t>пин</w:t>
      </w:r>
      <w:proofErr w:type="spellEnd"/>
      <w:r w:rsidRPr="00A217C2">
        <w:rPr>
          <w:lang w:eastAsia="ru-RU"/>
        </w:rPr>
        <w:t xml:space="preserve"> в качестве входного сигнала.</w:t>
      </w:r>
    </w:p>
    <w:p w14:paraId="6BC58034" w14:textId="5ACEA39A" w:rsidR="00A217C2" w:rsidRDefault="00A217C2" w:rsidP="00F1479E">
      <w:pPr>
        <w:rPr>
          <w:lang w:eastAsia="ru-RU"/>
        </w:rPr>
      </w:pPr>
      <w:r w:rsidRPr="00A217C2">
        <w:rPr>
          <w:b/>
          <w:bCs/>
          <w:lang w:val="en-US" w:eastAsia="ru-RU"/>
        </w:rPr>
        <w:t>DS</w:t>
      </w:r>
      <w:r w:rsidRPr="00A217C2">
        <w:rPr>
          <w:b/>
          <w:bCs/>
          <w:lang w:eastAsia="ru-RU"/>
        </w:rPr>
        <w:t>: Мощность привода (вход)</w:t>
      </w:r>
      <w:r w:rsidR="00F1479E" w:rsidRPr="00A217C2">
        <w:rPr>
          <w:lang w:eastAsia="ru-RU"/>
        </w:rPr>
        <w:br/>
      </w:r>
      <w:r w:rsidRPr="00A217C2">
        <w:rPr>
          <w:lang w:eastAsia="ru-RU"/>
        </w:rPr>
        <w:t>Этот вход включает режим повышенной мощности выходного драйвера (буфера). Повторюсь, включение режима повышенной прочности увеличивает опасность повреждения, поэтому будьте осторожны с этим режимом.</w:t>
      </w:r>
    </w:p>
    <w:p w14:paraId="12D43DE9" w14:textId="77777777" w:rsidR="00A217C2" w:rsidRPr="00D578C8" w:rsidRDefault="00A217C2" w:rsidP="00F1479E">
      <w:pPr>
        <w:rPr>
          <w:lang w:eastAsia="ru-RU"/>
        </w:rPr>
      </w:pPr>
      <w:r w:rsidRPr="00A217C2">
        <w:rPr>
          <w:lang w:eastAsia="ru-RU"/>
        </w:rPr>
        <w:lastRenderedPageBreak/>
        <w:t xml:space="preserve">Множество триггеров </w:t>
      </w:r>
      <w:r w:rsidRPr="00A217C2">
        <w:rPr>
          <w:lang w:val="en-US" w:eastAsia="ru-RU"/>
        </w:rPr>
        <w:t>D</w:t>
      </w:r>
      <w:r w:rsidRPr="00A217C2">
        <w:rPr>
          <w:lang w:eastAsia="ru-RU"/>
        </w:rPr>
        <w:t xml:space="preserve"> на схеме являются регистрами конфигурации для вывода. Они называются регистрами, потому что вы можете записать в них 0 или 1, и они сохранят это значение (технически, это триггеры, управляемые ребрами). Все эти регистры сопоставлены с памятью (у них есть адрес памяти и смещение в битах), и вы можете выполнять запись в них с помощью программного обеспечения. </w:t>
      </w:r>
      <w:r w:rsidRPr="00D578C8">
        <w:rPr>
          <w:lang w:eastAsia="ru-RU"/>
        </w:rPr>
        <w:t>Вот что они делают:</w:t>
      </w:r>
    </w:p>
    <w:p w14:paraId="7357C039" w14:textId="77777777" w:rsidR="00A217C2" w:rsidRPr="00A217C2" w:rsidRDefault="00A217C2" w:rsidP="00F1479E">
      <w:pPr>
        <w:rPr>
          <w:b/>
          <w:bCs/>
          <w:lang w:eastAsia="ru-RU"/>
        </w:rPr>
      </w:pPr>
      <w:r w:rsidRPr="00A217C2">
        <w:rPr>
          <w:b/>
          <w:bCs/>
          <w:lang w:eastAsia="ru-RU"/>
        </w:rPr>
        <w:t>{</w:t>
      </w:r>
      <w:r w:rsidRPr="00A217C2">
        <w:rPr>
          <w:b/>
          <w:bCs/>
          <w:lang w:val="en-US" w:eastAsia="ru-RU"/>
        </w:rPr>
        <w:t>DS</w:t>
      </w:r>
      <w:r w:rsidRPr="00A217C2">
        <w:rPr>
          <w:b/>
          <w:bCs/>
          <w:lang w:eastAsia="ru-RU"/>
        </w:rPr>
        <w:t xml:space="preserve">, </w:t>
      </w:r>
      <w:r w:rsidRPr="00A217C2">
        <w:rPr>
          <w:b/>
          <w:bCs/>
          <w:lang w:val="en-US" w:eastAsia="ru-RU"/>
        </w:rPr>
        <w:t>PUE</w:t>
      </w:r>
      <w:r w:rsidRPr="00A217C2">
        <w:rPr>
          <w:b/>
          <w:bCs/>
          <w:lang w:eastAsia="ru-RU"/>
        </w:rPr>
        <w:t xml:space="preserve">, </w:t>
      </w:r>
      <w:r w:rsidRPr="00A217C2">
        <w:rPr>
          <w:b/>
          <w:bCs/>
          <w:lang w:val="en-US" w:eastAsia="ru-RU"/>
        </w:rPr>
        <w:t>OVAL</w:t>
      </w:r>
      <w:r w:rsidRPr="00A217C2">
        <w:rPr>
          <w:b/>
          <w:bCs/>
          <w:lang w:eastAsia="ru-RU"/>
        </w:rPr>
        <w:t xml:space="preserve">, </w:t>
      </w:r>
      <w:r w:rsidRPr="00A217C2">
        <w:rPr>
          <w:b/>
          <w:bCs/>
          <w:lang w:val="en-US" w:eastAsia="ru-RU"/>
        </w:rPr>
        <w:t>OE</w:t>
      </w:r>
      <w:r w:rsidRPr="00A217C2">
        <w:rPr>
          <w:b/>
          <w:bCs/>
          <w:lang w:eastAsia="ru-RU"/>
        </w:rPr>
        <w:t xml:space="preserve">, </w:t>
      </w:r>
      <w:r w:rsidRPr="00A217C2">
        <w:rPr>
          <w:b/>
          <w:bCs/>
          <w:lang w:val="en-US" w:eastAsia="ru-RU"/>
        </w:rPr>
        <w:t>IE</w:t>
      </w:r>
      <w:r w:rsidRPr="00A217C2">
        <w:rPr>
          <w:b/>
          <w:bCs/>
          <w:lang w:eastAsia="ru-RU"/>
        </w:rPr>
        <w:t xml:space="preserve">}: Регистры блоков ввода-вывода для </w:t>
      </w:r>
      <w:r w:rsidRPr="00A217C2">
        <w:rPr>
          <w:b/>
          <w:bCs/>
          <w:lang w:val="en-US" w:eastAsia="ru-RU"/>
        </w:rPr>
        <w:t>GPIO</w:t>
      </w:r>
    </w:p>
    <w:p w14:paraId="08764DD6" w14:textId="4379AA83" w:rsidR="00A217C2" w:rsidRPr="00D578C8" w:rsidRDefault="00A217C2" w:rsidP="00F1479E">
      <w:pPr>
        <w:rPr>
          <w:lang w:eastAsia="ru-RU"/>
        </w:rPr>
      </w:pPr>
      <w:r w:rsidRPr="00A217C2">
        <w:rPr>
          <w:lang w:eastAsia="ru-RU"/>
        </w:rPr>
        <w:t xml:space="preserve">Это драйверы для 5 входных линий блока ввода-вывода для его функции </w:t>
      </w:r>
      <w:r w:rsidRPr="00A217C2">
        <w:rPr>
          <w:lang w:val="en-US" w:eastAsia="ru-RU"/>
        </w:rPr>
        <w:t>GPIO</w:t>
      </w:r>
      <w:r w:rsidRPr="00A217C2">
        <w:rPr>
          <w:lang w:eastAsia="ru-RU"/>
        </w:rPr>
        <w:t xml:space="preserve">, как описано выше. Два почетных упоминания - </w:t>
      </w:r>
      <w:r w:rsidRPr="00A217C2">
        <w:rPr>
          <w:lang w:val="en-US" w:eastAsia="ru-RU"/>
        </w:rPr>
        <w:t>OVAL</w:t>
      </w:r>
      <w:r w:rsidRPr="00A217C2">
        <w:rPr>
          <w:lang w:eastAsia="ru-RU"/>
        </w:rPr>
        <w:t xml:space="preserve"> и </w:t>
      </w:r>
      <w:r w:rsidRPr="00A217C2">
        <w:rPr>
          <w:lang w:val="en-US" w:eastAsia="ru-RU"/>
        </w:rPr>
        <w:t>IVAL</w:t>
      </w:r>
      <w:r w:rsidRPr="00A217C2">
        <w:rPr>
          <w:lang w:eastAsia="ru-RU"/>
        </w:rPr>
        <w:t xml:space="preserve"> (не показаны на </w:t>
      </w:r>
      <w:r w:rsidR="008E3866">
        <w:rPr>
          <w:lang w:eastAsia="ru-RU"/>
        </w:rPr>
        <w:t>схеме</w:t>
      </w:r>
      <w:r w:rsidRPr="00A217C2">
        <w:rPr>
          <w:lang w:eastAsia="ru-RU"/>
        </w:rPr>
        <w:t xml:space="preserve">). Чтобы записать состояние на выходной вывод, вам нужно записать это состояние в его </w:t>
      </w:r>
      <w:r w:rsidR="008E3866">
        <w:rPr>
          <w:lang w:val="en-US" w:eastAsia="ru-RU"/>
        </w:rPr>
        <w:t>OVAL</w:t>
      </w:r>
      <w:r w:rsidR="008E3866" w:rsidRPr="00A217C2">
        <w:rPr>
          <w:lang w:eastAsia="ru-RU"/>
        </w:rPr>
        <w:t xml:space="preserve"> </w:t>
      </w:r>
      <w:r w:rsidRPr="00A217C2">
        <w:rPr>
          <w:lang w:eastAsia="ru-RU"/>
        </w:rPr>
        <w:t xml:space="preserve">регистр, а чтобы прочитать состояние входного вывода, вам нужно прочитать его регистр </w:t>
      </w:r>
      <w:r w:rsidRPr="00A217C2">
        <w:rPr>
          <w:lang w:val="en-US" w:eastAsia="ru-RU"/>
        </w:rPr>
        <w:t>IVAL</w:t>
      </w:r>
      <w:r w:rsidRPr="00A217C2">
        <w:rPr>
          <w:lang w:eastAsia="ru-RU"/>
        </w:rPr>
        <w:t xml:space="preserve">. </w:t>
      </w:r>
      <w:r w:rsidRPr="00D578C8">
        <w:rPr>
          <w:lang w:eastAsia="ru-RU"/>
        </w:rPr>
        <w:t xml:space="preserve">Регистр </w:t>
      </w:r>
      <w:r w:rsidRPr="00A217C2">
        <w:rPr>
          <w:lang w:val="en-US" w:eastAsia="ru-RU"/>
        </w:rPr>
        <w:t>IVAL</w:t>
      </w:r>
      <w:r w:rsidRPr="00D578C8">
        <w:rPr>
          <w:lang w:eastAsia="ru-RU"/>
        </w:rPr>
        <w:t xml:space="preserve"> записывается входной схемой, поэтому он доступен только для чтения.</w:t>
      </w:r>
    </w:p>
    <w:p w14:paraId="3D94B96C" w14:textId="77777777" w:rsidR="00A217C2" w:rsidRPr="00A217C2" w:rsidRDefault="00A217C2" w:rsidP="00F1479E">
      <w:pPr>
        <w:rPr>
          <w:b/>
          <w:bCs/>
          <w:lang w:eastAsia="ru-RU"/>
        </w:rPr>
      </w:pPr>
      <w:r w:rsidRPr="00A217C2">
        <w:rPr>
          <w:b/>
          <w:bCs/>
          <w:lang w:val="en-US" w:eastAsia="ru-RU"/>
        </w:rPr>
        <w:t>IOF</w:t>
      </w:r>
      <w:r w:rsidRPr="00A217C2">
        <w:rPr>
          <w:b/>
          <w:bCs/>
          <w:lang w:eastAsia="ru-RU"/>
        </w:rPr>
        <w:t>_</w:t>
      </w:r>
      <w:r w:rsidRPr="00A217C2">
        <w:rPr>
          <w:b/>
          <w:bCs/>
          <w:lang w:val="en-US" w:eastAsia="ru-RU"/>
        </w:rPr>
        <w:t>EN</w:t>
      </w:r>
      <w:r w:rsidRPr="00A217C2">
        <w:rPr>
          <w:b/>
          <w:bCs/>
          <w:lang w:eastAsia="ru-RU"/>
        </w:rPr>
        <w:t>: Включение аппаратной функции ввода-вывода</w:t>
      </w:r>
    </w:p>
    <w:p w14:paraId="0D9A444C" w14:textId="2D8F369D" w:rsidR="00A217C2" w:rsidRPr="00D578C8" w:rsidRDefault="00A217C2" w:rsidP="00F1479E">
      <w:pPr>
        <w:rPr>
          <w:lang w:eastAsia="ru-RU"/>
        </w:rPr>
      </w:pPr>
      <w:r w:rsidRPr="00A217C2">
        <w:rPr>
          <w:lang w:eastAsia="ru-RU"/>
        </w:rPr>
        <w:t xml:space="preserve">Селектор в середине </w:t>
      </w:r>
      <w:r w:rsidR="008E3866">
        <w:rPr>
          <w:lang w:eastAsia="ru-RU"/>
        </w:rPr>
        <w:t xml:space="preserve">схемы </w:t>
      </w:r>
      <w:r w:rsidRPr="00A217C2">
        <w:rPr>
          <w:lang w:eastAsia="ru-RU"/>
        </w:rPr>
        <w:t xml:space="preserve">на самом деле является многострочным мультиплексором, который позволяет вам выбрать источник, который будет управлять входными линиями блока ввода-вывода (часто известный как </w:t>
      </w:r>
      <w:r w:rsidRPr="00A217C2">
        <w:rPr>
          <w:lang w:val="en-US" w:eastAsia="ru-RU"/>
        </w:rPr>
        <w:t>pin</w:t>
      </w:r>
      <w:r w:rsidRPr="00A217C2">
        <w:rPr>
          <w:lang w:eastAsia="ru-RU"/>
        </w:rPr>
        <w:t xml:space="preserve">-мультиплексирование). </w:t>
      </w:r>
      <w:r w:rsidRPr="00D578C8">
        <w:rPr>
          <w:lang w:eastAsia="ru-RU"/>
        </w:rPr>
        <w:t xml:space="preserve">Этот селектор управляется регистром </w:t>
      </w:r>
      <w:r w:rsidRPr="00A217C2">
        <w:rPr>
          <w:lang w:val="en-US" w:eastAsia="ru-RU"/>
        </w:rPr>
        <w:t>IOF</w:t>
      </w:r>
      <w:r w:rsidRPr="00D578C8">
        <w:rPr>
          <w:lang w:eastAsia="ru-RU"/>
        </w:rPr>
        <w:t>_</w:t>
      </w:r>
      <w:r w:rsidRPr="00A217C2">
        <w:rPr>
          <w:lang w:val="en-US" w:eastAsia="ru-RU"/>
        </w:rPr>
        <w:t>EN</w:t>
      </w:r>
      <w:r w:rsidRPr="00D578C8">
        <w:rPr>
          <w:lang w:eastAsia="ru-RU"/>
        </w:rPr>
        <w:t>, который расшифровывается как включение аппаратной функции ввода-вывода.</w:t>
      </w:r>
    </w:p>
    <w:p w14:paraId="723AC5D6" w14:textId="77777777" w:rsidR="00A217C2" w:rsidRPr="00D578C8" w:rsidRDefault="00A217C2" w:rsidP="00F1479E">
      <w:pPr>
        <w:rPr>
          <w:lang w:eastAsia="ru-RU"/>
        </w:rPr>
      </w:pPr>
      <w:r w:rsidRPr="00A217C2">
        <w:rPr>
          <w:lang w:eastAsia="ru-RU"/>
        </w:rPr>
        <w:t xml:space="preserve">Его значение по умолчанию равно 0, и это заставляет селектор использовать 5 триггеров в левом верхнем углу в качестве драйверов блока ввода-вывода. </w:t>
      </w:r>
      <w:r w:rsidRPr="00D578C8">
        <w:rPr>
          <w:lang w:eastAsia="ru-RU"/>
        </w:rPr>
        <w:t xml:space="preserve">Это драйверы сигналов </w:t>
      </w:r>
      <w:r w:rsidRPr="00A217C2">
        <w:rPr>
          <w:lang w:val="en-US" w:eastAsia="ru-RU"/>
        </w:rPr>
        <w:t>DS</w:t>
      </w:r>
      <w:r w:rsidRPr="00D578C8">
        <w:rPr>
          <w:lang w:eastAsia="ru-RU"/>
        </w:rPr>
        <w:t xml:space="preserve">, </w:t>
      </w:r>
      <w:r w:rsidRPr="00A217C2">
        <w:rPr>
          <w:lang w:val="en-US" w:eastAsia="ru-RU"/>
        </w:rPr>
        <w:t>PUE</w:t>
      </w:r>
      <w:r w:rsidRPr="00D578C8">
        <w:rPr>
          <w:lang w:eastAsia="ru-RU"/>
        </w:rPr>
        <w:t xml:space="preserve">, </w:t>
      </w:r>
      <w:r w:rsidRPr="00A217C2">
        <w:rPr>
          <w:lang w:val="en-US" w:eastAsia="ru-RU"/>
        </w:rPr>
        <w:t>OVAL</w:t>
      </w:r>
      <w:r w:rsidRPr="00D578C8">
        <w:rPr>
          <w:lang w:eastAsia="ru-RU"/>
        </w:rPr>
        <w:t xml:space="preserve">, </w:t>
      </w:r>
      <w:r w:rsidRPr="00A217C2">
        <w:rPr>
          <w:lang w:val="en-US" w:eastAsia="ru-RU"/>
        </w:rPr>
        <w:t>OE</w:t>
      </w:r>
      <w:r w:rsidRPr="00D578C8">
        <w:rPr>
          <w:lang w:eastAsia="ru-RU"/>
        </w:rPr>
        <w:t xml:space="preserve"> и </w:t>
      </w:r>
      <w:r w:rsidRPr="00A217C2">
        <w:rPr>
          <w:lang w:val="en-US" w:eastAsia="ru-RU"/>
        </w:rPr>
        <w:t>IE</w:t>
      </w:r>
      <w:r w:rsidRPr="00D578C8">
        <w:rPr>
          <w:lang w:eastAsia="ru-RU"/>
        </w:rPr>
        <w:t xml:space="preserve"> для вывода, когда он настроен в режиме </w:t>
      </w:r>
      <w:r w:rsidRPr="00A217C2">
        <w:rPr>
          <w:lang w:val="en-US" w:eastAsia="ru-RU"/>
        </w:rPr>
        <w:t>GPIO</w:t>
      </w:r>
      <w:r w:rsidRPr="00D578C8">
        <w:rPr>
          <w:lang w:eastAsia="ru-RU"/>
        </w:rPr>
        <w:t xml:space="preserve"> (</w:t>
      </w:r>
      <w:r w:rsidRPr="00A217C2">
        <w:rPr>
          <w:lang w:val="en-US" w:eastAsia="ru-RU"/>
        </w:rPr>
        <w:t>IF</w:t>
      </w:r>
      <w:r w:rsidRPr="00D578C8">
        <w:rPr>
          <w:lang w:eastAsia="ru-RU"/>
        </w:rPr>
        <w:t>_</w:t>
      </w:r>
      <w:r w:rsidRPr="00A217C2">
        <w:rPr>
          <w:lang w:val="en-US" w:eastAsia="ru-RU"/>
        </w:rPr>
        <w:t>EN</w:t>
      </w:r>
      <w:r w:rsidRPr="00D578C8">
        <w:rPr>
          <w:lang w:eastAsia="ru-RU"/>
        </w:rPr>
        <w:t>=0).</w:t>
      </w:r>
    </w:p>
    <w:p w14:paraId="53C4A5B7" w14:textId="23B05A31" w:rsidR="00A217C2" w:rsidRDefault="00A217C2" w:rsidP="00F1479E">
      <w:pPr>
        <w:rPr>
          <w:lang w:eastAsia="ru-RU"/>
        </w:rPr>
      </w:pPr>
      <w:r w:rsidRPr="00A217C2">
        <w:rPr>
          <w:lang w:eastAsia="ru-RU"/>
        </w:rPr>
        <w:t xml:space="preserve">Когда оно равно 1, селектор будет использовать 5 сигналов, поступающих от селектора слева. Помните, что регистр </w:t>
      </w:r>
      <w:r w:rsidRPr="00A217C2">
        <w:rPr>
          <w:lang w:val="en-US" w:eastAsia="ru-RU"/>
        </w:rPr>
        <w:t>IOF</w:t>
      </w:r>
      <w:r w:rsidRPr="00A217C2">
        <w:rPr>
          <w:lang w:eastAsia="ru-RU"/>
        </w:rPr>
        <w:t>_</w:t>
      </w:r>
      <w:r w:rsidRPr="00A217C2">
        <w:rPr>
          <w:lang w:val="en-US" w:eastAsia="ru-RU"/>
        </w:rPr>
        <w:t>EN</w:t>
      </w:r>
      <w:r w:rsidRPr="00A217C2">
        <w:rPr>
          <w:lang w:eastAsia="ru-RU"/>
        </w:rPr>
        <w:t xml:space="preserve"> включает аппаратную функцию ввода-вывода </w:t>
      </w:r>
      <w:proofErr w:type="spellStart"/>
      <w:r w:rsidR="008E3866">
        <w:rPr>
          <w:lang w:eastAsia="ru-RU"/>
        </w:rPr>
        <w:t>пина</w:t>
      </w:r>
      <w:proofErr w:type="spellEnd"/>
      <w:r w:rsidRPr="00A217C2">
        <w:rPr>
          <w:lang w:eastAsia="ru-RU"/>
        </w:rPr>
        <w:t>. Другими словами, операционный блок, который может управлять выводом в качестве альтернативной функции, будет управлять сигналами блока ввода-вывода (</w:t>
      </w:r>
      <w:r w:rsidRPr="00A217C2">
        <w:rPr>
          <w:lang w:val="en-US" w:eastAsia="ru-RU"/>
        </w:rPr>
        <w:t>DS</w:t>
      </w:r>
      <w:r w:rsidRPr="00A217C2">
        <w:rPr>
          <w:lang w:eastAsia="ru-RU"/>
        </w:rPr>
        <w:t xml:space="preserve">, </w:t>
      </w:r>
      <w:r w:rsidRPr="00A217C2">
        <w:rPr>
          <w:lang w:val="en-US" w:eastAsia="ru-RU"/>
        </w:rPr>
        <w:t>PUE</w:t>
      </w:r>
      <w:r w:rsidRPr="00A217C2">
        <w:rPr>
          <w:lang w:eastAsia="ru-RU"/>
        </w:rPr>
        <w:t xml:space="preserve"> и остальными).</w:t>
      </w:r>
    </w:p>
    <w:p w14:paraId="3A164ACD" w14:textId="77777777" w:rsidR="00A217C2" w:rsidRPr="00A217C2" w:rsidRDefault="00A217C2" w:rsidP="00F1479E">
      <w:pPr>
        <w:rPr>
          <w:b/>
          <w:bCs/>
          <w:lang w:eastAsia="ru-RU"/>
        </w:rPr>
      </w:pPr>
      <w:r w:rsidRPr="00A217C2">
        <w:rPr>
          <w:b/>
          <w:bCs/>
          <w:lang w:val="en-US" w:eastAsia="ru-RU"/>
        </w:rPr>
        <w:t>IOF</w:t>
      </w:r>
      <w:r w:rsidRPr="00A217C2">
        <w:rPr>
          <w:b/>
          <w:bCs/>
          <w:lang w:eastAsia="ru-RU"/>
        </w:rPr>
        <w:t>_</w:t>
      </w:r>
      <w:r w:rsidRPr="00A217C2">
        <w:rPr>
          <w:b/>
          <w:bCs/>
          <w:lang w:val="en-US" w:eastAsia="ru-RU"/>
        </w:rPr>
        <w:t>SEL</w:t>
      </w:r>
      <w:r w:rsidRPr="00A217C2">
        <w:rPr>
          <w:b/>
          <w:bCs/>
          <w:lang w:eastAsia="ru-RU"/>
        </w:rPr>
        <w:t>: Выбор аппаратной функции ввода-вывода</w:t>
      </w:r>
    </w:p>
    <w:p w14:paraId="044074D7" w14:textId="77777777" w:rsidR="00A217C2" w:rsidRDefault="00A217C2" w:rsidP="00F1479E">
      <w:pPr>
        <w:rPr>
          <w:lang w:eastAsia="ru-RU"/>
        </w:rPr>
      </w:pPr>
      <w:r w:rsidRPr="00A217C2">
        <w:rPr>
          <w:lang w:eastAsia="ru-RU"/>
        </w:rPr>
        <w:t xml:space="preserve">Селектор слева выбирает один из двух возможных источников для 5 входных линий блока ввода-вывода. То есть, когда вы выбираете использовать альтернативную функцию для </w:t>
      </w:r>
      <w:proofErr w:type="spellStart"/>
      <w:r w:rsidRPr="00A217C2">
        <w:rPr>
          <w:lang w:eastAsia="ru-RU"/>
        </w:rPr>
        <w:t>пина</w:t>
      </w:r>
      <w:proofErr w:type="spellEnd"/>
      <w:r w:rsidRPr="00A217C2">
        <w:rPr>
          <w:lang w:eastAsia="ru-RU"/>
        </w:rPr>
        <w:t xml:space="preserve"> с его регистром </w:t>
      </w:r>
      <w:r w:rsidRPr="00A217C2">
        <w:rPr>
          <w:lang w:val="en-US" w:eastAsia="ru-RU"/>
        </w:rPr>
        <w:t>IOF</w:t>
      </w:r>
      <w:r w:rsidRPr="00A217C2">
        <w:rPr>
          <w:lang w:eastAsia="ru-RU"/>
        </w:rPr>
        <w:t>_</w:t>
      </w:r>
      <w:r w:rsidRPr="00A217C2">
        <w:rPr>
          <w:lang w:val="en-US" w:eastAsia="ru-RU"/>
        </w:rPr>
        <w:t>EN</w:t>
      </w:r>
      <w:r w:rsidRPr="00A217C2">
        <w:rPr>
          <w:lang w:eastAsia="ru-RU"/>
        </w:rPr>
        <w:t xml:space="preserve"> равным 1, регистр </w:t>
      </w:r>
      <w:r w:rsidRPr="00A217C2">
        <w:rPr>
          <w:lang w:val="en-US" w:eastAsia="ru-RU"/>
        </w:rPr>
        <w:t>IOF</w:t>
      </w:r>
      <w:r w:rsidRPr="00A217C2">
        <w:rPr>
          <w:lang w:eastAsia="ru-RU"/>
        </w:rPr>
        <w:t>_</w:t>
      </w:r>
      <w:r w:rsidRPr="00A217C2">
        <w:rPr>
          <w:lang w:val="en-US" w:eastAsia="ru-RU"/>
        </w:rPr>
        <w:t>SEL</w:t>
      </w:r>
      <w:r w:rsidRPr="00A217C2">
        <w:rPr>
          <w:lang w:eastAsia="ru-RU"/>
        </w:rPr>
        <w:t xml:space="preserve"> позволяет вам </w:t>
      </w:r>
      <w:r w:rsidRPr="00A217C2">
        <w:rPr>
          <w:lang w:eastAsia="ru-RU"/>
        </w:rPr>
        <w:lastRenderedPageBreak/>
        <w:t xml:space="preserve">выбрать, какую из его 2 альтернативных функций использовать. Каждая из этих функций имеет свой собственный набор из 5 конфигурационных сигналов, точно так же, как регистры </w:t>
      </w:r>
      <w:r w:rsidRPr="00A217C2">
        <w:rPr>
          <w:lang w:val="en-US" w:eastAsia="ru-RU"/>
        </w:rPr>
        <w:t>GPIO</w:t>
      </w:r>
      <w:r w:rsidRPr="00A217C2">
        <w:rPr>
          <w:lang w:eastAsia="ru-RU"/>
        </w:rPr>
        <w:t xml:space="preserve"> в верхнем левом углу, но в зависимости от операционного модуля (</w:t>
      </w:r>
      <w:r w:rsidRPr="00A217C2">
        <w:rPr>
          <w:lang w:val="en-US" w:eastAsia="ru-RU"/>
        </w:rPr>
        <w:t>PWM</w:t>
      </w:r>
      <w:r w:rsidRPr="00A217C2">
        <w:rPr>
          <w:lang w:eastAsia="ru-RU"/>
        </w:rPr>
        <w:t xml:space="preserve">, </w:t>
      </w:r>
      <w:r w:rsidRPr="00A217C2">
        <w:rPr>
          <w:lang w:val="en-US" w:eastAsia="ru-RU"/>
        </w:rPr>
        <w:t>SPI</w:t>
      </w:r>
      <w:r w:rsidRPr="00A217C2">
        <w:rPr>
          <w:lang w:eastAsia="ru-RU"/>
        </w:rPr>
        <w:t xml:space="preserve">, </w:t>
      </w:r>
      <w:r w:rsidRPr="00A217C2">
        <w:rPr>
          <w:lang w:val="en-US" w:eastAsia="ru-RU"/>
        </w:rPr>
        <w:t>UART</w:t>
      </w:r>
      <w:r w:rsidRPr="00A217C2">
        <w:rPr>
          <w:lang w:eastAsia="ru-RU"/>
        </w:rPr>
        <w:t xml:space="preserve"> и т.д.), эти линии могут иметь регистры, или они могут использовать регистры </w:t>
      </w:r>
      <w:r w:rsidRPr="00A217C2">
        <w:rPr>
          <w:lang w:val="en-US" w:eastAsia="ru-RU"/>
        </w:rPr>
        <w:t>GPIO</w:t>
      </w:r>
      <w:r w:rsidRPr="00A217C2">
        <w:rPr>
          <w:lang w:eastAsia="ru-RU"/>
        </w:rPr>
        <w:t xml:space="preserve">. Не волнуйтесь, мы сделаем это в нескольких следующих примерах. Что касается входных сигналов, то, подобно приемным линиям в последовательной связи, сигнал </w:t>
      </w:r>
      <w:r w:rsidRPr="00A217C2">
        <w:rPr>
          <w:lang w:val="en-US" w:eastAsia="ru-RU"/>
        </w:rPr>
        <w:t>IVAL</w:t>
      </w:r>
      <w:r w:rsidRPr="00A217C2">
        <w:rPr>
          <w:lang w:eastAsia="ru-RU"/>
        </w:rPr>
        <w:t xml:space="preserve"> используется через блок синхронизации. Нет необходимости что-либо мультиплексировать, потому что эти устройства будут просто прослушивать любой сигнал, находящийся в </w:t>
      </w:r>
      <w:r w:rsidRPr="00A217C2">
        <w:rPr>
          <w:lang w:val="en-US" w:eastAsia="ru-RU"/>
        </w:rPr>
        <w:t>IVAL</w:t>
      </w:r>
      <w:r w:rsidRPr="00A217C2">
        <w:rPr>
          <w:lang w:eastAsia="ru-RU"/>
        </w:rPr>
        <w:t>.</w:t>
      </w:r>
    </w:p>
    <w:p w14:paraId="37CF11D4" w14:textId="77777777" w:rsidR="00A217C2" w:rsidRPr="00A217C2" w:rsidRDefault="00A217C2" w:rsidP="00F1479E">
      <w:pPr>
        <w:rPr>
          <w:lang w:eastAsia="ru-RU"/>
        </w:rPr>
      </w:pPr>
      <w:r w:rsidRPr="00A217C2">
        <w:rPr>
          <w:b/>
          <w:bCs/>
          <w:lang w:val="en-US" w:eastAsia="ru-RU"/>
        </w:rPr>
        <w:t>OUT</w:t>
      </w:r>
      <w:r w:rsidRPr="00A217C2">
        <w:rPr>
          <w:b/>
          <w:bCs/>
          <w:lang w:eastAsia="ru-RU"/>
        </w:rPr>
        <w:t>_</w:t>
      </w:r>
      <w:r w:rsidRPr="00A217C2">
        <w:rPr>
          <w:b/>
          <w:bCs/>
          <w:lang w:val="en-US" w:eastAsia="ru-RU"/>
        </w:rPr>
        <w:t>XOR</w:t>
      </w:r>
      <w:r w:rsidRPr="00A217C2">
        <w:rPr>
          <w:b/>
          <w:bCs/>
          <w:lang w:eastAsia="ru-RU"/>
        </w:rPr>
        <w:t>: Инверсия выходного сигнала</w:t>
      </w:r>
    </w:p>
    <w:p w14:paraId="1DEBD4EC" w14:textId="77777777" w:rsidR="00F1479E" w:rsidRDefault="00A217C2" w:rsidP="00BD145E">
      <w:pPr>
        <w:rPr>
          <w:lang w:eastAsia="ru-RU"/>
        </w:rPr>
      </w:pPr>
      <w:r w:rsidRPr="00A217C2">
        <w:rPr>
          <w:lang w:eastAsia="ru-RU"/>
        </w:rPr>
        <w:t xml:space="preserve">Как </w:t>
      </w:r>
      <w:r w:rsidRPr="00A217C2">
        <w:rPr>
          <w:lang w:val="en-US" w:eastAsia="ru-RU"/>
        </w:rPr>
        <w:t>GPIO</w:t>
      </w:r>
      <w:r w:rsidRPr="00A217C2">
        <w:rPr>
          <w:lang w:eastAsia="ru-RU"/>
        </w:rPr>
        <w:t xml:space="preserve">, так и функции альтернативного вывода имеют возможность инвертировать выходные данные. Как вы, возможно, знаете, </w:t>
      </w:r>
      <w:r w:rsidRPr="00A217C2">
        <w:rPr>
          <w:lang w:val="en-US" w:eastAsia="ru-RU"/>
        </w:rPr>
        <w:t>XOR</w:t>
      </w:r>
      <w:r w:rsidRPr="00A217C2">
        <w:rPr>
          <w:lang w:eastAsia="ru-RU"/>
        </w:rPr>
        <w:t xml:space="preserve">-ворота справляются с этим довольно элегантно. Таким образом, регистр </w:t>
      </w:r>
      <w:r w:rsidRPr="00A217C2">
        <w:rPr>
          <w:lang w:val="en-US" w:eastAsia="ru-RU"/>
        </w:rPr>
        <w:t>OUT</w:t>
      </w:r>
      <w:r w:rsidRPr="00A217C2">
        <w:rPr>
          <w:lang w:eastAsia="ru-RU"/>
        </w:rPr>
        <w:t>_</w:t>
      </w:r>
      <w:r w:rsidRPr="00A217C2">
        <w:rPr>
          <w:lang w:val="en-US" w:eastAsia="ru-RU"/>
        </w:rPr>
        <w:t>XOR</w:t>
      </w:r>
      <w:r w:rsidRPr="00A217C2">
        <w:rPr>
          <w:lang w:eastAsia="ru-RU"/>
        </w:rPr>
        <w:t xml:space="preserve"> управляет одним входом показанного элемента </w:t>
      </w:r>
      <w:r w:rsidRPr="00A217C2">
        <w:rPr>
          <w:lang w:val="en-US" w:eastAsia="ru-RU"/>
        </w:rPr>
        <w:t>XOR</w:t>
      </w:r>
      <w:r w:rsidRPr="00A217C2">
        <w:rPr>
          <w:lang w:eastAsia="ru-RU"/>
        </w:rPr>
        <w:t xml:space="preserve">, условно инвертируя состояние </w:t>
      </w:r>
      <w:r w:rsidRPr="00A217C2">
        <w:rPr>
          <w:lang w:val="en-US" w:eastAsia="ru-RU"/>
        </w:rPr>
        <w:t>OVAL</w:t>
      </w:r>
      <w:r w:rsidRPr="00A217C2">
        <w:rPr>
          <w:lang w:eastAsia="ru-RU"/>
        </w:rPr>
        <w:t>. Установка этого регистра инвертирует выходной сигнал, в то время как очистка этого регистра оставляет выходной сигнал таким, какой он есть.</w:t>
      </w:r>
    </w:p>
    <w:p w14:paraId="7B543294" w14:textId="77777777" w:rsidR="00A97D09" w:rsidRDefault="00A97D09" w:rsidP="00A97D09">
      <w:pPr>
        <w:pStyle w:val="Heading2"/>
      </w:pPr>
      <w:bookmarkStart w:id="4" w:name="_Toc152498876"/>
      <w:r w:rsidRPr="00A97D09">
        <w:t>Конфигурационные регистры</w:t>
      </w:r>
      <w:bookmarkEnd w:id="4"/>
    </w:p>
    <w:p w14:paraId="68255797" w14:textId="77777777" w:rsidR="00A97D09" w:rsidRDefault="00A97D09" w:rsidP="00A97D09">
      <w:r w:rsidRPr="00A97D09">
        <w:t>До этого момента все регистры, которые мы видели, были однобитными, но это не очень хорошо вписывается в архитектуру шины, подобную той, которую мы используем в аппаратном и программном обеспечении микроконтроллера. Вот почему разработчики микроконтроллеров обычно группируют эти однобитовые регистры в многоразрядные регистры. Вот некоторые конструктивные решения, касающиеся организации этих битов в регистрах, отображаемых в память.</w:t>
      </w:r>
    </w:p>
    <w:p w14:paraId="7B9E378F" w14:textId="77777777" w:rsidR="00A97D09" w:rsidRPr="00A97D09" w:rsidRDefault="00A97D09" w:rsidP="00A97D09">
      <w:pPr>
        <w:rPr>
          <w:color w:val="454545"/>
        </w:rPr>
      </w:pPr>
      <w:r w:rsidRPr="00A97D09">
        <w:rPr>
          <w:color w:val="454545"/>
        </w:rPr>
        <w:t>Ширина регистра</w:t>
      </w:r>
    </w:p>
    <w:p w14:paraId="7FC664E1" w14:textId="77777777" w:rsidR="00A97D09" w:rsidRDefault="00A97D09" w:rsidP="00A97D09">
      <w:r w:rsidRPr="00A97D09">
        <w:t>Регистры конфигурации обычно имеют такой же размер, как и регистры архитектуры. Например</w:t>
      </w:r>
      <w:r>
        <w:t>:</w:t>
      </w:r>
    </w:p>
    <w:p w14:paraId="7918F65C" w14:textId="77777777" w:rsidR="00A97D09" w:rsidRDefault="00A97D09" w:rsidP="00A97D09">
      <w:r w:rsidRPr="00A97D09">
        <w:t xml:space="preserve">Семейство микроконтроллеров </w:t>
      </w:r>
      <w:r w:rsidRPr="00A97D09">
        <w:rPr>
          <w:lang w:val="en-US"/>
        </w:rPr>
        <w:t>s</w:t>
      </w:r>
      <w:r w:rsidRPr="00A97D09">
        <w:t xml:space="preserve">08 от </w:t>
      </w:r>
      <w:r w:rsidRPr="00A97D09">
        <w:rPr>
          <w:lang w:val="en-US"/>
        </w:rPr>
        <w:t>NXP</w:t>
      </w:r>
      <w:r w:rsidRPr="00A97D09">
        <w:t xml:space="preserve"> (первоначально </w:t>
      </w:r>
      <w:r w:rsidRPr="00A97D09">
        <w:rPr>
          <w:lang w:val="en-US"/>
        </w:rPr>
        <w:t>Motorola</w:t>
      </w:r>
      <w:r w:rsidRPr="00A97D09">
        <w:t>) представляет собой 8-разрядную систему, поэтому ширина регистров конфигурации составляет 8 бит.</w:t>
      </w:r>
    </w:p>
    <w:p w14:paraId="4DB0138B" w14:textId="77777777" w:rsidR="00A97D09" w:rsidRDefault="00A97D09" w:rsidP="00A97D09">
      <w:r w:rsidRPr="00A97D09">
        <w:t xml:space="preserve">Семейство микроконтроллеров </w:t>
      </w:r>
      <w:r w:rsidRPr="00A97D09">
        <w:rPr>
          <w:lang w:val="en-US"/>
        </w:rPr>
        <w:t>LPC</w:t>
      </w:r>
      <w:r w:rsidRPr="00A97D09">
        <w:t>11</w:t>
      </w:r>
      <w:r w:rsidRPr="00A97D09">
        <w:rPr>
          <w:lang w:val="en-US"/>
        </w:rPr>
        <w:t>xx</w:t>
      </w:r>
      <w:r w:rsidRPr="00A97D09">
        <w:t xml:space="preserve"> от </w:t>
      </w:r>
      <w:r w:rsidRPr="00A97D09">
        <w:rPr>
          <w:lang w:val="en-US"/>
        </w:rPr>
        <w:t>NXP</w:t>
      </w:r>
      <w:r w:rsidRPr="00A97D09">
        <w:t xml:space="preserve"> (первоначально </w:t>
      </w:r>
      <w:r w:rsidRPr="00A97D09">
        <w:rPr>
          <w:lang w:val="en-US"/>
        </w:rPr>
        <w:t>Philips</w:t>
      </w:r>
      <w:r w:rsidRPr="00A97D09">
        <w:t xml:space="preserve">) использует процессор </w:t>
      </w:r>
      <w:r w:rsidRPr="00A97D09">
        <w:rPr>
          <w:lang w:val="en-US"/>
        </w:rPr>
        <w:t>ARM</w:t>
      </w:r>
      <w:r w:rsidRPr="00A97D09">
        <w:t xml:space="preserve"> </w:t>
      </w:r>
      <w:r w:rsidRPr="00A97D09">
        <w:rPr>
          <w:lang w:val="en-US"/>
        </w:rPr>
        <w:t>Cortex</w:t>
      </w:r>
      <w:r w:rsidRPr="00A97D09">
        <w:t>, ширина которого составляет 32 бита, поэтому его регистры конфигурации также имеют ширину 32 бита (в этом случае обычно имеется много неиспользуемых битов).</w:t>
      </w:r>
    </w:p>
    <w:p w14:paraId="76EA9987" w14:textId="77777777" w:rsidR="00A97D09" w:rsidRPr="00A97D09" w:rsidRDefault="00A97D09" w:rsidP="00A97D09">
      <w:pPr>
        <w:rPr>
          <w:color w:val="454545"/>
        </w:rPr>
      </w:pPr>
      <w:r w:rsidRPr="00A97D09">
        <w:rPr>
          <w:color w:val="454545"/>
        </w:rPr>
        <w:lastRenderedPageBreak/>
        <w:t>Критерии группировки</w:t>
      </w:r>
    </w:p>
    <w:p w14:paraId="2110CEAD" w14:textId="77777777" w:rsidR="00A97D09" w:rsidRDefault="00A97D09" w:rsidP="00A97D09">
      <w:r w:rsidRPr="00A97D09">
        <w:t>В дополнение к группировке 1-разрядных регистров конфигурации микроконтроллеры различаются по способу группировки этих битов:</w:t>
      </w:r>
    </w:p>
    <w:p w14:paraId="1CD5756D" w14:textId="77777777" w:rsidR="004B1C27" w:rsidRDefault="00A97D09" w:rsidP="00A97D09">
      <w:r w:rsidRPr="00A97D09">
        <w:t xml:space="preserve">Семейство микроконтроллеров </w:t>
      </w:r>
      <w:r w:rsidRPr="00A97D09">
        <w:rPr>
          <w:lang w:val="en-US"/>
        </w:rPr>
        <w:t>s</w:t>
      </w:r>
      <w:r w:rsidRPr="00A97D09">
        <w:t xml:space="preserve">08 группирует конфигурационные регистры по их функциям побитовым образом (используя смещение бита на вывод). Например, направление данных (ввод или вывод) для каждого вывода </w:t>
      </w:r>
      <w:r w:rsidRPr="00A97D09">
        <w:rPr>
          <w:lang w:val="en-US"/>
        </w:rPr>
        <w:t>GPIO</w:t>
      </w:r>
      <w:r w:rsidRPr="00A97D09">
        <w:t xml:space="preserve"> порта </w:t>
      </w:r>
      <w:r w:rsidRPr="00A97D09">
        <w:rPr>
          <w:lang w:val="en-US"/>
        </w:rPr>
        <w:t>B</w:t>
      </w:r>
      <w:r w:rsidRPr="00A97D09">
        <w:t xml:space="preserve"> контролируется регистром </w:t>
      </w:r>
      <w:r w:rsidRPr="00A97D09">
        <w:rPr>
          <w:lang w:val="en-US"/>
        </w:rPr>
        <w:t>PTBDD</w:t>
      </w:r>
      <w:r w:rsidRPr="00A97D09">
        <w:t xml:space="preserve">, а тяговые резисторы для каждого вывода порта </w:t>
      </w:r>
      <w:r w:rsidRPr="00A97D09">
        <w:rPr>
          <w:lang w:val="en-US"/>
        </w:rPr>
        <w:t>B</w:t>
      </w:r>
      <w:r w:rsidRPr="00A97D09">
        <w:t xml:space="preserve"> управляются регистром </w:t>
      </w:r>
      <w:r w:rsidRPr="00A97D09">
        <w:rPr>
          <w:lang w:val="en-US"/>
        </w:rPr>
        <w:t>PTBPE</w:t>
      </w:r>
      <w:r w:rsidRPr="00A97D09">
        <w:t xml:space="preserve">. Каждый бит в этих регистрах соответствует каждому выводу в порту </w:t>
      </w:r>
      <w:r w:rsidRPr="00A97D09">
        <w:rPr>
          <w:lang w:val="en-US"/>
        </w:rPr>
        <w:t>GPIO</w:t>
      </w:r>
      <w:r w:rsidRPr="00A97D09">
        <w:t xml:space="preserve">. В регистре направления данных порта </w:t>
      </w:r>
      <w:r w:rsidRPr="00A97D09">
        <w:rPr>
          <w:lang w:val="en-US"/>
        </w:rPr>
        <w:t>B</w:t>
      </w:r>
      <w:r w:rsidRPr="00A97D09">
        <w:t xml:space="preserve"> (</w:t>
      </w:r>
      <w:r w:rsidRPr="00A97D09">
        <w:rPr>
          <w:lang w:val="en-US"/>
        </w:rPr>
        <w:t>PTBDD</w:t>
      </w:r>
      <w:r w:rsidRPr="00A97D09">
        <w:t xml:space="preserve">) микроконтроллера </w:t>
      </w:r>
      <w:r w:rsidRPr="00A97D09">
        <w:rPr>
          <w:lang w:val="en-US"/>
        </w:rPr>
        <w:t>s</w:t>
      </w:r>
      <w:r w:rsidRPr="00A97D09">
        <w:t>08 каждый бит соответствует каждому выводу в порту. Например, бит 3 (</w:t>
      </w:r>
      <w:r w:rsidRPr="00A97D09">
        <w:rPr>
          <w:lang w:val="en-US"/>
        </w:rPr>
        <w:t>PTBDD</w:t>
      </w:r>
      <w:r w:rsidRPr="00A97D09">
        <w:t xml:space="preserve">3) определяет, является ли вывод 3 порта </w:t>
      </w:r>
      <w:r w:rsidRPr="00A97D09">
        <w:rPr>
          <w:lang w:val="en-US"/>
        </w:rPr>
        <w:t>B</w:t>
      </w:r>
      <w:r w:rsidRPr="00A97D09">
        <w:t xml:space="preserve"> входом или выходом.</w:t>
      </w:r>
    </w:p>
    <w:p w14:paraId="4406A160" w14:textId="77777777" w:rsidR="004B1C27" w:rsidRPr="00D578C8" w:rsidRDefault="00A97D09" w:rsidP="004B1C27">
      <w:pPr>
        <w:jc w:val="center"/>
        <w:rPr>
          <w:rStyle w:val="Strong"/>
          <w:rFonts w:ascii="Arial" w:hAnsi="Arial" w:cs="Arial"/>
          <w:color w:val="313131"/>
          <w:sz w:val="27"/>
          <w:szCs w:val="27"/>
        </w:rPr>
      </w:pPr>
      <w:r>
        <w:rPr>
          <w:noProof/>
          <w:lang w:eastAsia="ru-RU"/>
        </w:rPr>
        <w:drawing>
          <wp:inline distT="0" distB="0" distL="0" distR="0" wp14:anchorId="77ED87A1" wp14:editId="6E792AB7">
            <wp:extent cx="5402580" cy="563880"/>
            <wp:effectExtent l="0" t="0" r="7620" b="7620"/>
            <wp:docPr id="40" name="Рисунок 40" descr="An 8-bit data direction register for the s08 family of MC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 8-bit data direction register for the s08 family of MCU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2580" cy="563880"/>
                    </a:xfrm>
                    <a:prstGeom prst="rect">
                      <a:avLst/>
                    </a:prstGeom>
                    <a:noFill/>
                    <a:ln>
                      <a:noFill/>
                    </a:ln>
                  </pic:spPr>
                </pic:pic>
              </a:graphicData>
            </a:graphic>
          </wp:inline>
        </w:drawing>
      </w:r>
      <w:r w:rsidRPr="00D578C8">
        <w:br/>
      </w:r>
      <w:r w:rsidR="004B1C27" w:rsidRPr="00D578C8">
        <w:rPr>
          <w:rStyle w:val="Strong"/>
          <w:rFonts w:ascii="Arial" w:hAnsi="Arial" w:cs="Arial"/>
          <w:color w:val="313131"/>
          <w:sz w:val="27"/>
          <w:szCs w:val="27"/>
        </w:rPr>
        <w:t xml:space="preserve">8-разрядный регистр направления данных для микроконтроллеров семейства </w:t>
      </w:r>
      <w:r w:rsidR="004B1C27" w:rsidRPr="004B1C27">
        <w:rPr>
          <w:rStyle w:val="Strong"/>
          <w:rFonts w:ascii="Arial" w:hAnsi="Arial" w:cs="Arial"/>
          <w:color w:val="313131"/>
          <w:sz w:val="27"/>
          <w:szCs w:val="27"/>
          <w:lang w:val="en-US"/>
        </w:rPr>
        <w:t>s</w:t>
      </w:r>
      <w:r w:rsidR="004B1C27" w:rsidRPr="00D578C8">
        <w:rPr>
          <w:rStyle w:val="Strong"/>
          <w:rFonts w:ascii="Arial" w:hAnsi="Arial" w:cs="Arial"/>
          <w:color w:val="313131"/>
          <w:sz w:val="27"/>
          <w:szCs w:val="27"/>
        </w:rPr>
        <w:t>08</w:t>
      </w:r>
    </w:p>
    <w:p w14:paraId="4D69C45A" w14:textId="77777777" w:rsidR="004B1C27" w:rsidRPr="00D578C8" w:rsidRDefault="004B1C27" w:rsidP="004B1C27">
      <w:r w:rsidRPr="004B1C27">
        <w:t xml:space="preserve">Семейство микроконтроллеров </w:t>
      </w:r>
      <w:r w:rsidRPr="004B1C27">
        <w:rPr>
          <w:lang w:val="en-US"/>
        </w:rPr>
        <w:t>LPC</w:t>
      </w:r>
      <w:r w:rsidRPr="004B1C27">
        <w:t xml:space="preserve">1100 группирует регистры конфигурации по выводу </w:t>
      </w:r>
      <w:r w:rsidRPr="004B1C27">
        <w:rPr>
          <w:lang w:val="en-US"/>
        </w:rPr>
        <w:t>GPIO</w:t>
      </w:r>
      <w:r w:rsidRPr="004B1C27">
        <w:t xml:space="preserve">, к которому они принадлежат. Таким образом, если вам нужно работать с одним выводом ввода-вывода, вы можете работать с одним регистром. Все это находится в одном месте. Например, для порта 2, вывод 5, у вас есть все биты конфигурации в 32-разрядном регистре с именем </w:t>
      </w:r>
      <w:r w:rsidRPr="004B1C27">
        <w:rPr>
          <w:lang w:val="en-US"/>
        </w:rPr>
        <w:t>IOCON</w:t>
      </w:r>
      <w:r w:rsidRPr="004B1C27">
        <w:t>_</w:t>
      </w:r>
      <w:r w:rsidRPr="004B1C27">
        <w:rPr>
          <w:lang w:val="en-US"/>
        </w:rPr>
        <w:t>PIO</w:t>
      </w:r>
      <w:r w:rsidRPr="004B1C27">
        <w:t>2_5. Регистр конфигурации ввода/вывода для порта 2, вывод 5 (</w:t>
      </w:r>
      <w:r w:rsidRPr="004B1C27">
        <w:rPr>
          <w:lang w:val="en-US"/>
        </w:rPr>
        <w:t>IOCON</w:t>
      </w:r>
      <w:r w:rsidRPr="004B1C27">
        <w:t>_</w:t>
      </w:r>
      <w:r w:rsidRPr="004B1C27">
        <w:rPr>
          <w:lang w:val="en-US"/>
        </w:rPr>
        <w:t>PIO</w:t>
      </w:r>
      <w:r w:rsidRPr="004B1C27">
        <w:t xml:space="preserve">2_5) микроконтроллера </w:t>
      </w:r>
      <w:r w:rsidRPr="004B1C27">
        <w:rPr>
          <w:lang w:val="en-US"/>
        </w:rPr>
        <w:t>LPC</w:t>
      </w:r>
      <w:r w:rsidRPr="004B1C27">
        <w:t xml:space="preserve">1114. </w:t>
      </w:r>
      <w:r w:rsidRPr="00D578C8">
        <w:t>Каждый бит соответствует другому аспекту конфигурации вывода 5 в порту 2.</w:t>
      </w:r>
    </w:p>
    <w:p w14:paraId="6D9EA0C9" w14:textId="77777777" w:rsidR="00A97D09" w:rsidRPr="004B1C27" w:rsidRDefault="00A97D09" w:rsidP="004B1C27">
      <w:pPr>
        <w:jc w:val="center"/>
      </w:pPr>
      <w:r>
        <w:rPr>
          <w:noProof/>
          <w:lang w:eastAsia="ru-RU"/>
        </w:rPr>
        <w:drawing>
          <wp:inline distT="0" distB="0" distL="0" distR="0" wp14:anchorId="396898CE" wp14:editId="7CBAE715">
            <wp:extent cx="5227320" cy="525780"/>
            <wp:effectExtent l="0" t="0" r="0" b="7620"/>
            <wp:docPr id="39" name="Рисунок 39" descr="A 32-bit configuration register for the LPC1000 family of MC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32-bit configuration register for the LPC1000 family of MCU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27320" cy="525780"/>
                    </a:xfrm>
                    <a:prstGeom prst="rect">
                      <a:avLst/>
                    </a:prstGeom>
                    <a:noFill/>
                    <a:ln>
                      <a:noFill/>
                    </a:ln>
                  </pic:spPr>
                </pic:pic>
              </a:graphicData>
            </a:graphic>
          </wp:inline>
        </w:drawing>
      </w:r>
      <w:r w:rsidRPr="004B1C27">
        <w:br/>
      </w:r>
      <w:r w:rsidR="004B1C27" w:rsidRPr="004B1C27">
        <w:rPr>
          <w:rStyle w:val="Strong"/>
          <w:rFonts w:ascii="Arial" w:hAnsi="Arial" w:cs="Arial"/>
          <w:color w:val="313131"/>
          <w:sz w:val="27"/>
          <w:szCs w:val="27"/>
        </w:rPr>
        <w:t xml:space="preserve">32-разрядный регистр конфигурации для микроконтроллеров семейства </w:t>
      </w:r>
      <w:r w:rsidR="004B1C27" w:rsidRPr="004B1C27">
        <w:rPr>
          <w:rStyle w:val="Strong"/>
          <w:rFonts w:ascii="Arial" w:hAnsi="Arial" w:cs="Arial"/>
          <w:color w:val="313131"/>
          <w:sz w:val="27"/>
          <w:szCs w:val="27"/>
          <w:lang w:val="en-US"/>
        </w:rPr>
        <w:t>LPC</w:t>
      </w:r>
      <w:r w:rsidR="004B1C27" w:rsidRPr="004B1C27">
        <w:rPr>
          <w:rStyle w:val="Strong"/>
          <w:rFonts w:ascii="Arial" w:hAnsi="Arial" w:cs="Arial"/>
          <w:color w:val="313131"/>
          <w:sz w:val="27"/>
          <w:szCs w:val="27"/>
        </w:rPr>
        <w:t>1000</w:t>
      </w:r>
    </w:p>
    <w:p w14:paraId="798B3507" w14:textId="77777777" w:rsidR="00A97D09" w:rsidRPr="004B1C27" w:rsidRDefault="00A97D09" w:rsidP="00A97D09">
      <w:r w:rsidRPr="00A97D09">
        <w:rPr>
          <w:rFonts w:ascii="inherit" w:hAnsi="inherit"/>
          <w:lang w:val="en-US"/>
        </w:rPr>
        <w:t> </w:t>
      </w:r>
    </w:p>
    <w:p w14:paraId="6C7E510A" w14:textId="77777777" w:rsidR="004B1C27" w:rsidRPr="004B1C27" w:rsidRDefault="004B1C27" w:rsidP="00A97D09">
      <w:pPr>
        <w:rPr>
          <w:color w:val="454545"/>
        </w:rPr>
      </w:pPr>
      <w:r w:rsidRPr="004B1C27">
        <w:rPr>
          <w:color w:val="454545"/>
        </w:rPr>
        <w:t>Спецификация адреса</w:t>
      </w:r>
    </w:p>
    <w:p w14:paraId="44F7E471" w14:textId="77777777" w:rsidR="004B1C27" w:rsidRPr="00D578C8" w:rsidRDefault="004B1C27" w:rsidP="00A97D09">
      <w:r w:rsidRPr="004B1C27">
        <w:t xml:space="preserve">Чтобы получить доступ к этим регистрам, производители сопоставляют их с адресами памяти, и все эти адреса должны быть указаны в руководстве по эксплуатации микроконтроллера. Некоторые производители указывают адреса для каждого регистра </w:t>
      </w:r>
      <w:r w:rsidRPr="004B1C27">
        <w:lastRenderedPageBreak/>
        <w:t xml:space="preserve">конфигурации, в то время как другие просто указывают базовый адрес устройства и смещения для его регистров. </w:t>
      </w:r>
      <w:r w:rsidRPr="00D578C8">
        <w:t>Например:</w:t>
      </w:r>
    </w:p>
    <w:p w14:paraId="7503ADF8" w14:textId="77777777" w:rsidR="004B1C27" w:rsidRDefault="004B1C27" w:rsidP="00A97D09">
      <w:r w:rsidRPr="004B1C27">
        <w:t xml:space="preserve">В семействе микроконтроллеров </w:t>
      </w:r>
      <w:r w:rsidRPr="004B1C27">
        <w:rPr>
          <w:lang w:val="en-US"/>
        </w:rPr>
        <w:t>s</w:t>
      </w:r>
      <w:r w:rsidRPr="004B1C27">
        <w:t xml:space="preserve">08 регистр направления данных для порта </w:t>
      </w:r>
      <w:r w:rsidRPr="004B1C27">
        <w:rPr>
          <w:lang w:val="en-US"/>
        </w:rPr>
        <w:t>A</w:t>
      </w:r>
      <w:r w:rsidRPr="004B1C27">
        <w:t xml:space="preserve"> (</w:t>
      </w:r>
      <w:r w:rsidRPr="004B1C27">
        <w:rPr>
          <w:lang w:val="en-US"/>
        </w:rPr>
        <w:t>PAD</w:t>
      </w:r>
      <w:r w:rsidRPr="004B1C27">
        <w:t xml:space="preserve">) находится по адресу </w:t>
      </w:r>
      <w:r w:rsidRPr="00D578C8">
        <w:rPr>
          <w:b/>
        </w:rPr>
        <w:t>0</w:t>
      </w:r>
      <w:r w:rsidRPr="00D578C8">
        <w:rPr>
          <w:b/>
          <w:lang w:val="en-US"/>
        </w:rPr>
        <w:t>x</w:t>
      </w:r>
      <w:r w:rsidRPr="00D578C8">
        <w:rPr>
          <w:b/>
        </w:rPr>
        <w:t>0001</w:t>
      </w:r>
      <w:r w:rsidRPr="004B1C27">
        <w:t xml:space="preserve">, а регистр включения тягового резистора для порта </w:t>
      </w:r>
      <w:r w:rsidRPr="004B1C27">
        <w:rPr>
          <w:lang w:val="en-US"/>
        </w:rPr>
        <w:t>A</w:t>
      </w:r>
      <w:r w:rsidRPr="004B1C27">
        <w:t xml:space="preserve"> (</w:t>
      </w:r>
      <w:r w:rsidRPr="004B1C27">
        <w:rPr>
          <w:lang w:val="en-US"/>
        </w:rPr>
        <w:t>PTAPE</w:t>
      </w:r>
      <w:r w:rsidRPr="004B1C27">
        <w:t xml:space="preserve">) расположен по адресу </w:t>
      </w:r>
      <w:r w:rsidRPr="00D578C8">
        <w:rPr>
          <w:b/>
        </w:rPr>
        <w:t>0</w:t>
      </w:r>
      <w:r w:rsidRPr="00D578C8">
        <w:rPr>
          <w:b/>
          <w:lang w:val="en-US"/>
        </w:rPr>
        <w:t>x</w:t>
      </w:r>
      <w:r w:rsidRPr="00D578C8">
        <w:rPr>
          <w:b/>
        </w:rPr>
        <w:t>1840</w:t>
      </w:r>
      <w:r w:rsidRPr="004B1C27">
        <w:t xml:space="preserve">. Предоставляется вся карта памяти целиком. Это правдоподобно, поскольку </w:t>
      </w:r>
      <w:r w:rsidRPr="004B1C27">
        <w:rPr>
          <w:lang w:val="en-US"/>
        </w:rPr>
        <w:t>s</w:t>
      </w:r>
      <w:r w:rsidRPr="004B1C27">
        <w:t>08 имеет 16-разрядную адресную шину, поэтому адресуемое пространство составляет всего 64 кбайт.</w:t>
      </w:r>
    </w:p>
    <w:p w14:paraId="29360B04" w14:textId="77777777" w:rsidR="00A97D09" w:rsidRDefault="004B1C27" w:rsidP="00A97D09">
      <w:r w:rsidRPr="004B1C27">
        <w:t xml:space="preserve">В микроконтроллере </w:t>
      </w:r>
      <w:r w:rsidRPr="004B1C27">
        <w:rPr>
          <w:lang w:val="en-US"/>
        </w:rPr>
        <w:t>LPC</w:t>
      </w:r>
      <w:r w:rsidRPr="004B1C27">
        <w:t xml:space="preserve">1114 базовый адрес блока конфигурации ввода-вывода равен </w:t>
      </w:r>
      <w:r w:rsidRPr="00D578C8">
        <w:rPr>
          <w:b/>
        </w:rPr>
        <w:t>0</w:t>
      </w:r>
      <w:r w:rsidRPr="00D578C8">
        <w:rPr>
          <w:b/>
          <w:lang w:val="en-US"/>
        </w:rPr>
        <w:t>x</w:t>
      </w:r>
      <w:r w:rsidRPr="00D578C8">
        <w:rPr>
          <w:b/>
        </w:rPr>
        <w:t>40044000</w:t>
      </w:r>
      <w:r w:rsidRPr="004B1C27">
        <w:t xml:space="preserve">, а регистр </w:t>
      </w:r>
      <w:r w:rsidRPr="00D578C8">
        <w:rPr>
          <w:b/>
          <w:lang w:val="en-US"/>
        </w:rPr>
        <w:t>IOCON</w:t>
      </w:r>
      <w:r w:rsidRPr="00D578C8">
        <w:rPr>
          <w:b/>
        </w:rPr>
        <w:t>_</w:t>
      </w:r>
      <w:r w:rsidRPr="00D578C8">
        <w:rPr>
          <w:b/>
          <w:lang w:val="en-US"/>
        </w:rPr>
        <w:t>PIO</w:t>
      </w:r>
      <w:r w:rsidRPr="00D578C8">
        <w:rPr>
          <w:b/>
        </w:rPr>
        <w:t>2_5</w:t>
      </w:r>
      <w:r w:rsidRPr="004B1C27">
        <w:t xml:space="preserve"> имеет смещение </w:t>
      </w:r>
      <w:r w:rsidRPr="00D578C8">
        <w:rPr>
          <w:b/>
        </w:rPr>
        <w:t>0</w:t>
      </w:r>
      <w:r w:rsidRPr="00D578C8">
        <w:rPr>
          <w:b/>
          <w:lang w:val="en-US"/>
        </w:rPr>
        <w:t>x</w:t>
      </w:r>
      <w:r w:rsidRPr="00D578C8">
        <w:rPr>
          <w:b/>
        </w:rPr>
        <w:t>44</w:t>
      </w:r>
      <w:r w:rsidRPr="004B1C27">
        <w:t xml:space="preserve">, поэтому его эффективный адрес равен </w:t>
      </w:r>
      <w:r w:rsidRPr="00D578C8">
        <w:rPr>
          <w:b/>
        </w:rPr>
        <w:t>0</w:t>
      </w:r>
      <w:r w:rsidRPr="00D578C8">
        <w:rPr>
          <w:b/>
          <w:lang w:val="en-US"/>
        </w:rPr>
        <w:t>x</w:t>
      </w:r>
      <w:r w:rsidRPr="00D578C8">
        <w:rPr>
          <w:b/>
        </w:rPr>
        <w:t>40044044</w:t>
      </w:r>
      <w:r w:rsidRPr="004B1C27">
        <w:t xml:space="preserve"> (база плюс смещение). Указаны только основания и смещения. Это имеет смысл, поскольку системы </w:t>
      </w:r>
      <w:r w:rsidRPr="004B1C27">
        <w:rPr>
          <w:lang w:val="en-US"/>
        </w:rPr>
        <w:t>ARM</w:t>
      </w:r>
      <w:r w:rsidRPr="004B1C27">
        <w:t xml:space="preserve"> </w:t>
      </w:r>
      <w:r w:rsidRPr="004B1C27">
        <w:rPr>
          <w:lang w:val="en-US"/>
        </w:rPr>
        <w:t>Cortex</w:t>
      </w:r>
      <w:r w:rsidRPr="004B1C27">
        <w:t>-</w:t>
      </w:r>
      <w:r w:rsidRPr="004B1C27">
        <w:rPr>
          <w:lang w:val="en-US"/>
        </w:rPr>
        <w:t>M</w:t>
      </w:r>
      <w:r w:rsidRPr="004B1C27">
        <w:t xml:space="preserve"> имеют 32-разрядную адресную шину, поэтому адресуемое пространство составляет 4 Гб.</w:t>
      </w:r>
    </w:p>
    <w:p w14:paraId="19515F1D" w14:textId="77777777" w:rsidR="00D578C8" w:rsidRPr="00D578C8" w:rsidRDefault="00D578C8" w:rsidP="00D578C8">
      <w:pPr>
        <w:pStyle w:val="Heading2"/>
      </w:pPr>
      <w:bookmarkStart w:id="5" w:name="_Toc152498877"/>
      <w:r w:rsidRPr="00D578C8">
        <w:t xml:space="preserve">Конфигурационные регистры </w:t>
      </w:r>
      <w:r w:rsidRPr="00D578C8">
        <w:rPr>
          <w:lang w:val="en-US"/>
        </w:rPr>
        <w:t>GPIO</w:t>
      </w:r>
      <w:r w:rsidRPr="00D578C8">
        <w:t xml:space="preserve"> в микроконтроллере </w:t>
      </w:r>
      <w:r w:rsidRPr="00D578C8">
        <w:rPr>
          <w:lang w:val="en-US"/>
        </w:rPr>
        <w:t>FE</w:t>
      </w:r>
      <w:r w:rsidRPr="00D578C8">
        <w:t>310</w:t>
      </w:r>
      <w:bookmarkEnd w:id="5"/>
    </w:p>
    <w:p w14:paraId="61BA9A06" w14:textId="77777777" w:rsidR="00D578C8" w:rsidRPr="00D578C8" w:rsidRDefault="00D578C8" w:rsidP="00D578C8">
      <w:pPr>
        <w:rPr>
          <w:lang w:eastAsia="ru-RU"/>
        </w:rPr>
      </w:pPr>
      <w:r w:rsidRPr="00D578C8">
        <w:rPr>
          <w:lang w:val="en-US" w:eastAsia="ru-RU"/>
        </w:rPr>
        <w:t>FE</w:t>
      </w:r>
      <w:r w:rsidRPr="00D578C8">
        <w:rPr>
          <w:lang w:eastAsia="ru-RU"/>
        </w:rPr>
        <w:t xml:space="preserve">310 оснащен только одним устройством </w:t>
      </w:r>
      <w:r w:rsidRPr="00D578C8">
        <w:rPr>
          <w:lang w:val="en-US" w:eastAsia="ru-RU"/>
        </w:rPr>
        <w:t>GPIO</w:t>
      </w:r>
      <w:r w:rsidRPr="00D578C8">
        <w:rPr>
          <w:lang w:eastAsia="ru-RU"/>
        </w:rPr>
        <w:t xml:space="preserve"> с 19 контактами, доступными пользователю. Все регистры конфигурации упакованы в блок, который начинается с базового адреса регистра </w:t>
      </w:r>
      <w:r w:rsidRPr="00D578C8">
        <w:rPr>
          <w:b/>
          <w:lang w:eastAsia="ru-RU"/>
        </w:rPr>
        <w:t>0</w:t>
      </w:r>
      <w:r w:rsidRPr="00D578C8">
        <w:rPr>
          <w:b/>
          <w:lang w:val="en-US" w:eastAsia="ru-RU"/>
        </w:rPr>
        <w:t>x</w:t>
      </w:r>
      <w:r w:rsidRPr="00D578C8">
        <w:rPr>
          <w:b/>
          <w:lang w:eastAsia="ru-RU"/>
        </w:rPr>
        <w:t>10012000</w:t>
      </w:r>
      <w:r w:rsidRPr="00D578C8">
        <w:rPr>
          <w:lang w:eastAsia="ru-RU"/>
        </w:rPr>
        <w:t>, как показано в таблице 51 руководства пользователя:</w:t>
      </w:r>
      <w:r w:rsidRPr="00D578C8">
        <w:rPr>
          <w:rFonts w:ascii="inherit" w:hAnsi="inherit"/>
          <w:lang w:val="en-US" w:eastAsia="ru-RU"/>
        </w:rPr>
        <w:t> </w:t>
      </w:r>
    </w:p>
    <w:p w14:paraId="4EB3C4C0" w14:textId="77777777" w:rsidR="00D578C8" w:rsidRPr="00D578C8" w:rsidRDefault="00D578C8" w:rsidP="00D578C8">
      <w:pPr>
        <w:rPr>
          <w:lang w:eastAsia="ru-RU"/>
        </w:rPr>
      </w:pPr>
      <w:r w:rsidRPr="00D578C8">
        <w:rPr>
          <w:noProof/>
          <w:lang w:eastAsia="ru-RU"/>
        </w:rPr>
        <w:drawing>
          <wp:inline distT="0" distB="0" distL="0" distR="0" wp14:anchorId="293FFF13" wp14:editId="56150977">
            <wp:extent cx="3329940" cy="518160"/>
            <wp:effectExtent l="0" t="0" r="3810" b="0"/>
            <wp:docPr id="3" name="Рисунок 3" descr="A table showing the base address of the GPIO 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table showing the base address of the GPIO devi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29940" cy="518160"/>
                    </a:xfrm>
                    <a:prstGeom prst="rect">
                      <a:avLst/>
                    </a:prstGeom>
                    <a:noFill/>
                    <a:ln>
                      <a:noFill/>
                    </a:ln>
                  </pic:spPr>
                </pic:pic>
              </a:graphicData>
            </a:graphic>
          </wp:inline>
        </w:drawing>
      </w:r>
      <w:r w:rsidRPr="00D578C8">
        <w:rPr>
          <w:lang w:eastAsia="ru-RU"/>
        </w:rPr>
        <w:br/>
      </w:r>
      <w:r w:rsidRPr="00D578C8">
        <w:rPr>
          <w:b/>
          <w:bCs/>
          <w:lang w:eastAsia="ru-RU"/>
        </w:rPr>
        <w:t xml:space="preserve">Экземпляры устройств </w:t>
      </w:r>
      <w:r w:rsidRPr="00D578C8">
        <w:rPr>
          <w:b/>
          <w:bCs/>
          <w:lang w:val="en-US" w:eastAsia="ru-RU"/>
        </w:rPr>
        <w:t>GPIO</w:t>
      </w:r>
      <w:r w:rsidRPr="00D578C8">
        <w:rPr>
          <w:b/>
          <w:bCs/>
          <w:lang w:eastAsia="ru-RU"/>
        </w:rPr>
        <w:t xml:space="preserve"> в микроконтроллере </w:t>
      </w:r>
      <w:r w:rsidRPr="00D578C8">
        <w:rPr>
          <w:b/>
          <w:bCs/>
          <w:lang w:val="en-US" w:eastAsia="ru-RU"/>
        </w:rPr>
        <w:t>FE</w:t>
      </w:r>
      <w:r w:rsidRPr="00D578C8">
        <w:rPr>
          <w:b/>
          <w:bCs/>
          <w:lang w:eastAsia="ru-RU"/>
        </w:rPr>
        <w:t>310</w:t>
      </w:r>
      <w:r w:rsidRPr="00D578C8">
        <w:rPr>
          <w:lang w:eastAsia="ru-RU"/>
        </w:rPr>
        <w:br/>
        <w:t>(</w:t>
      </w:r>
      <w:r>
        <w:rPr>
          <w:lang w:eastAsia="ru-RU"/>
        </w:rPr>
        <w:t>Взято с руководства пользователя</w:t>
      </w:r>
      <w:r w:rsidRPr="00D578C8">
        <w:rPr>
          <w:lang w:eastAsia="ru-RU"/>
        </w:rPr>
        <w:t xml:space="preserve"> </w:t>
      </w:r>
      <w:r w:rsidRPr="00D578C8">
        <w:rPr>
          <w:lang w:val="en-US" w:eastAsia="ru-RU"/>
        </w:rPr>
        <w:t>FE</w:t>
      </w:r>
      <w:r w:rsidRPr="00D578C8">
        <w:rPr>
          <w:lang w:eastAsia="ru-RU"/>
        </w:rPr>
        <w:t>310-</w:t>
      </w:r>
      <w:r w:rsidRPr="00D578C8">
        <w:rPr>
          <w:lang w:val="en-US" w:eastAsia="ru-RU"/>
        </w:rPr>
        <w:t>G</w:t>
      </w:r>
      <w:r w:rsidRPr="00D578C8">
        <w:rPr>
          <w:lang w:eastAsia="ru-RU"/>
        </w:rPr>
        <w:t xml:space="preserve">002, </w:t>
      </w:r>
      <w:r>
        <w:rPr>
          <w:lang w:eastAsia="ru-RU"/>
        </w:rPr>
        <w:t xml:space="preserve">размещено с разрешения </w:t>
      </w:r>
      <w:proofErr w:type="spellStart"/>
      <w:r w:rsidRPr="00D578C8">
        <w:rPr>
          <w:lang w:val="en-US" w:eastAsia="ru-RU"/>
        </w:rPr>
        <w:t>SiFive</w:t>
      </w:r>
      <w:proofErr w:type="spellEnd"/>
      <w:r w:rsidRPr="00D578C8">
        <w:rPr>
          <w:lang w:eastAsia="ru-RU"/>
        </w:rPr>
        <w:t xml:space="preserve">, </w:t>
      </w:r>
      <w:r w:rsidRPr="00D578C8">
        <w:rPr>
          <w:lang w:val="en-US" w:eastAsia="ru-RU"/>
        </w:rPr>
        <w:t>Inc</w:t>
      </w:r>
      <w:r w:rsidRPr="00D578C8">
        <w:rPr>
          <w:lang w:eastAsia="ru-RU"/>
        </w:rPr>
        <w:t>.)</w:t>
      </w:r>
    </w:p>
    <w:p w14:paraId="618FDB28" w14:textId="77777777" w:rsidR="00D578C8" w:rsidRPr="00D578C8" w:rsidRDefault="00D578C8" w:rsidP="00D578C8">
      <w:pPr>
        <w:rPr>
          <w:lang w:eastAsia="ru-RU"/>
        </w:rPr>
      </w:pPr>
      <w:r w:rsidRPr="00D578C8">
        <w:rPr>
          <w:rFonts w:ascii="inherit" w:hAnsi="inherit"/>
          <w:lang w:val="en-US" w:eastAsia="ru-RU"/>
        </w:rPr>
        <w:t> </w:t>
      </w:r>
    </w:p>
    <w:p w14:paraId="66D76C77" w14:textId="77777777" w:rsidR="00D578C8" w:rsidRPr="00D578C8" w:rsidRDefault="00D578C8" w:rsidP="00D578C8">
      <w:pPr>
        <w:rPr>
          <w:lang w:eastAsia="ru-RU"/>
        </w:rPr>
      </w:pPr>
      <w:proofErr w:type="spellStart"/>
      <w:r w:rsidRPr="00D578C8">
        <w:rPr>
          <w:rFonts w:ascii="Courier New" w:hAnsi="Courier New" w:cs="Courier New"/>
          <w:b/>
          <w:bCs/>
          <w:lang w:val="en-US" w:eastAsia="ru-RU"/>
        </w:rPr>
        <w:t>ngpio</w:t>
      </w:r>
      <w:proofErr w:type="spellEnd"/>
      <w:r w:rsidRPr="00D578C8">
        <w:rPr>
          <w:lang w:val="en-US" w:eastAsia="ru-RU"/>
        </w:rPr>
        <w:t> </w:t>
      </w:r>
      <w:r w:rsidRPr="00D578C8">
        <w:rPr>
          <w:lang w:eastAsia="ru-RU"/>
        </w:rPr>
        <w:t>это ширина регистров конфигурации, поэтому, поскольку у нас доступно только 19 выводов, в этих регистрах много неиспользуемых битов.</w:t>
      </w:r>
    </w:p>
    <w:p w14:paraId="7168F063" w14:textId="77777777" w:rsidR="00D578C8" w:rsidRPr="00D578C8" w:rsidRDefault="00D578C8" w:rsidP="00D578C8">
      <w:pPr>
        <w:rPr>
          <w:lang w:eastAsia="ru-RU"/>
        </w:rPr>
      </w:pPr>
      <w:r w:rsidRPr="00D578C8">
        <w:rPr>
          <w:lang w:eastAsia="ru-RU"/>
        </w:rPr>
        <w:t>Биты конфигурации сгруппированы по их функциям побитовым образом:</w:t>
      </w:r>
      <w:r w:rsidRPr="00D578C8">
        <w:rPr>
          <w:rFonts w:ascii="inherit" w:hAnsi="inherit"/>
          <w:lang w:val="en-US" w:eastAsia="ru-RU"/>
        </w:rPr>
        <w:t> </w:t>
      </w:r>
    </w:p>
    <w:p w14:paraId="61DAFA07" w14:textId="77777777" w:rsidR="00D578C8" w:rsidRPr="00D578C8" w:rsidRDefault="00D578C8" w:rsidP="00D578C8">
      <w:pPr>
        <w:rPr>
          <w:lang w:eastAsia="ru-RU"/>
        </w:rPr>
      </w:pPr>
      <w:r w:rsidRPr="00D578C8">
        <w:rPr>
          <w:noProof/>
          <w:lang w:eastAsia="ru-RU"/>
        </w:rPr>
        <w:drawing>
          <wp:inline distT="0" distB="0" distL="0" distR="0" wp14:anchorId="264FBCC5" wp14:editId="5C098B7C">
            <wp:extent cx="4914900" cy="541020"/>
            <wp:effectExtent l="0" t="0" r="0" b="0"/>
            <wp:docPr id="2" name="Рисунок 2" descr="A 32-bit configuration register for the FE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32-bit configuration register for the FE3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14900" cy="541020"/>
                    </a:xfrm>
                    <a:prstGeom prst="rect">
                      <a:avLst/>
                    </a:prstGeom>
                    <a:noFill/>
                    <a:ln>
                      <a:noFill/>
                    </a:ln>
                  </pic:spPr>
                </pic:pic>
              </a:graphicData>
            </a:graphic>
          </wp:inline>
        </w:drawing>
      </w:r>
      <w:r w:rsidRPr="00D578C8">
        <w:rPr>
          <w:lang w:eastAsia="ru-RU"/>
        </w:rPr>
        <w:br/>
      </w:r>
      <w:r w:rsidRPr="00D578C8">
        <w:rPr>
          <w:b/>
          <w:bCs/>
          <w:lang w:eastAsia="ru-RU"/>
        </w:rPr>
        <w:t xml:space="preserve">Каждый бит в регистре конфигурации соответствует </w:t>
      </w:r>
      <w:proofErr w:type="spellStart"/>
      <w:r w:rsidRPr="00D578C8">
        <w:rPr>
          <w:b/>
          <w:bCs/>
          <w:lang w:eastAsia="ru-RU"/>
        </w:rPr>
        <w:t>пину</w:t>
      </w:r>
      <w:proofErr w:type="spellEnd"/>
      <w:r w:rsidRPr="00D578C8">
        <w:rPr>
          <w:b/>
          <w:bCs/>
          <w:lang w:eastAsia="ru-RU"/>
        </w:rPr>
        <w:t xml:space="preserve"> в устройстве </w:t>
      </w:r>
      <w:r w:rsidRPr="00D578C8">
        <w:rPr>
          <w:b/>
          <w:bCs/>
          <w:lang w:val="en-US" w:eastAsia="ru-RU"/>
        </w:rPr>
        <w:t>GPIO</w:t>
      </w:r>
      <w:r w:rsidRPr="00D578C8">
        <w:rPr>
          <w:rFonts w:ascii="inherit" w:hAnsi="inherit"/>
          <w:lang w:val="en-US" w:eastAsia="ru-RU"/>
        </w:rPr>
        <w:t> </w:t>
      </w:r>
    </w:p>
    <w:p w14:paraId="28B6C652" w14:textId="77777777" w:rsidR="00D578C8" w:rsidRPr="00D578C8" w:rsidRDefault="00D578C8" w:rsidP="00D578C8">
      <w:pPr>
        <w:rPr>
          <w:lang w:eastAsia="ru-RU"/>
        </w:rPr>
      </w:pPr>
      <w:r w:rsidRPr="00D578C8">
        <w:rPr>
          <w:lang w:eastAsia="ru-RU"/>
        </w:rPr>
        <w:lastRenderedPageBreak/>
        <w:t>Каждый 32-разрядный регистр конфигурации расположен с определенным смещением. Эти смещения указаны в таблице 52 руководства пользователя:</w:t>
      </w:r>
      <w:r w:rsidRPr="00D578C8">
        <w:rPr>
          <w:rFonts w:ascii="inherit" w:hAnsi="inherit"/>
          <w:lang w:val="en-US" w:eastAsia="ru-RU"/>
        </w:rPr>
        <w:t> </w:t>
      </w:r>
    </w:p>
    <w:p w14:paraId="06E30139" w14:textId="77777777" w:rsidR="00D578C8" w:rsidRPr="00D578C8" w:rsidRDefault="00D578C8" w:rsidP="00D578C8">
      <w:pPr>
        <w:rPr>
          <w:lang w:eastAsia="ru-RU"/>
        </w:rPr>
      </w:pPr>
      <w:r w:rsidRPr="00D578C8">
        <w:rPr>
          <w:noProof/>
          <w:lang w:eastAsia="ru-RU"/>
        </w:rPr>
        <w:drawing>
          <wp:inline distT="0" distB="0" distL="0" distR="0" wp14:anchorId="7538FD8B" wp14:editId="2663B41C">
            <wp:extent cx="3810000" cy="3611880"/>
            <wp:effectExtent l="0" t="0" r="0" b="7620"/>
            <wp:docPr id="1" name="Рисунок 1" descr="A table showing the GPIO configuration register offsets, their names, and their descri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table showing the GPIO configuration register offsets, their names, and their description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0000" cy="3611880"/>
                    </a:xfrm>
                    <a:prstGeom prst="rect">
                      <a:avLst/>
                    </a:prstGeom>
                    <a:noFill/>
                    <a:ln>
                      <a:noFill/>
                    </a:ln>
                  </pic:spPr>
                </pic:pic>
              </a:graphicData>
            </a:graphic>
          </wp:inline>
        </w:drawing>
      </w:r>
      <w:r w:rsidRPr="00D578C8">
        <w:rPr>
          <w:lang w:eastAsia="ru-RU"/>
        </w:rPr>
        <w:br/>
      </w:r>
      <w:r w:rsidRPr="00D578C8">
        <w:rPr>
          <w:b/>
          <w:bCs/>
          <w:lang w:eastAsia="ru-RU"/>
        </w:rPr>
        <w:t xml:space="preserve">Смещения и описания регистров конфигурации </w:t>
      </w:r>
      <w:r w:rsidRPr="00D578C8">
        <w:rPr>
          <w:b/>
          <w:bCs/>
          <w:lang w:val="en-US" w:eastAsia="ru-RU"/>
        </w:rPr>
        <w:t>GPIO</w:t>
      </w:r>
      <w:r w:rsidRPr="00D578C8">
        <w:rPr>
          <w:lang w:eastAsia="ru-RU"/>
        </w:rPr>
        <w:br/>
        <w:t>(</w:t>
      </w:r>
      <w:r>
        <w:rPr>
          <w:lang w:eastAsia="ru-RU"/>
        </w:rPr>
        <w:t>Взято с руководства пользователя</w:t>
      </w:r>
      <w:r w:rsidRPr="00D578C8">
        <w:rPr>
          <w:lang w:eastAsia="ru-RU"/>
        </w:rPr>
        <w:t xml:space="preserve"> </w:t>
      </w:r>
      <w:r w:rsidRPr="00D578C8">
        <w:rPr>
          <w:lang w:val="en-US" w:eastAsia="ru-RU"/>
        </w:rPr>
        <w:t>FE</w:t>
      </w:r>
      <w:r w:rsidRPr="00D578C8">
        <w:rPr>
          <w:lang w:eastAsia="ru-RU"/>
        </w:rPr>
        <w:t>310-</w:t>
      </w:r>
      <w:r w:rsidRPr="00D578C8">
        <w:rPr>
          <w:lang w:val="en-US" w:eastAsia="ru-RU"/>
        </w:rPr>
        <w:t>G</w:t>
      </w:r>
      <w:r w:rsidRPr="00D578C8">
        <w:rPr>
          <w:lang w:eastAsia="ru-RU"/>
        </w:rPr>
        <w:t xml:space="preserve">002, </w:t>
      </w:r>
      <w:r>
        <w:rPr>
          <w:lang w:eastAsia="ru-RU"/>
        </w:rPr>
        <w:t xml:space="preserve">размещено с разрешения </w:t>
      </w:r>
      <w:proofErr w:type="spellStart"/>
      <w:r w:rsidRPr="00D578C8">
        <w:rPr>
          <w:lang w:val="en-US" w:eastAsia="ru-RU"/>
        </w:rPr>
        <w:t>SiFive</w:t>
      </w:r>
      <w:proofErr w:type="spellEnd"/>
      <w:r w:rsidRPr="00D578C8">
        <w:rPr>
          <w:lang w:eastAsia="ru-RU"/>
        </w:rPr>
        <w:t xml:space="preserve">, </w:t>
      </w:r>
      <w:r w:rsidRPr="00D578C8">
        <w:rPr>
          <w:lang w:val="en-US" w:eastAsia="ru-RU"/>
        </w:rPr>
        <w:t>Inc</w:t>
      </w:r>
      <w:r w:rsidRPr="00D578C8">
        <w:rPr>
          <w:lang w:eastAsia="ru-RU"/>
        </w:rPr>
        <w:t>.)</w:t>
      </w:r>
    </w:p>
    <w:p w14:paraId="4DB29B7B" w14:textId="77777777" w:rsidR="00D578C8" w:rsidRPr="00D578C8" w:rsidRDefault="00D578C8" w:rsidP="00D578C8">
      <w:pPr>
        <w:rPr>
          <w:lang w:eastAsia="ru-RU"/>
        </w:rPr>
      </w:pPr>
      <w:r w:rsidRPr="00D578C8">
        <w:rPr>
          <w:rFonts w:ascii="inherit" w:hAnsi="inherit"/>
          <w:lang w:val="en-US" w:eastAsia="ru-RU"/>
        </w:rPr>
        <w:t> </w:t>
      </w:r>
    </w:p>
    <w:p w14:paraId="5803AB3A" w14:textId="77777777" w:rsidR="00D578C8" w:rsidRDefault="00D578C8" w:rsidP="00D578C8">
      <w:pPr>
        <w:rPr>
          <w:lang w:eastAsia="ru-RU"/>
        </w:rPr>
      </w:pPr>
      <w:r w:rsidRPr="00D578C8">
        <w:rPr>
          <w:lang w:eastAsia="ru-RU"/>
        </w:rPr>
        <w:t xml:space="preserve">Имея только одно устройство </w:t>
      </w:r>
      <w:r w:rsidRPr="00D578C8">
        <w:rPr>
          <w:lang w:val="en-US" w:eastAsia="ru-RU"/>
        </w:rPr>
        <w:t>GPIO</w:t>
      </w:r>
      <w:r w:rsidRPr="00D578C8">
        <w:rPr>
          <w:lang w:eastAsia="ru-RU"/>
        </w:rPr>
        <w:t xml:space="preserve"> с именем </w:t>
      </w:r>
      <w:r w:rsidRPr="00D578C8">
        <w:rPr>
          <w:lang w:val="en-US" w:eastAsia="ru-RU"/>
        </w:rPr>
        <w:t>GPIO</w:t>
      </w:r>
      <w:r w:rsidRPr="00D578C8">
        <w:rPr>
          <w:lang w:eastAsia="ru-RU"/>
        </w:rPr>
        <w:t xml:space="preserve">0 и базовым адресом </w:t>
      </w:r>
      <w:r w:rsidRPr="00D578C8">
        <w:rPr>
          <w:b/>
          <w:lang w:eastAsia="ru-RU"/>
        </w:rPr>
        <w:t>0</w:t>
      </w:r>
      <w:r w:rsidRPr="00D578C8">
        <w:rPr>
          <w:b/>
          <w:lang w:val="en-US" w:eastAsia="ru-RU"/>
        </w:rPr>
        <w:t>x</w:t>
      </w:r>
      <w:r w:rsidRPr="00D578C8">
        <w:rPr>
          <w:b/>
          <w:lang w:eastAsia="ru-RU"/>
        </w:rPr>
        <w:t>10012000</w:t>
      </w:r>
      <w:r w:rsidRPr="00D578C8">
        <w:rPr>
          <w:lang w:eastAsia="ru-RU"/>
        </w:rPr>
        <w:t xml:space="preserve">, мы можем легко вычислить адрес каждого из его регистров конфигурации, просто добавив базовый адрес к смещению регистра. Например, </w:t>
      </w:r>
      <w:r w:rsidRPr="00D578C8">
        <w:rPr>
          <w:b/>
          <w:lang w:val="en-US" w:eastAsia="ru-RU"/>
        </w:rPr>
        <w:t>output</w:t>
      </w:r>
      <w:r w:rsidRPr="00D578C8">
        <w:rPr>
          <w:b/>
          <w:lang w:eastAsia="ru-RU"/>
        </w:rPr>
        <w:t>_</w:t>
      </w:r>
      <w:proofErr w:type="spellStart"/>
      <w:r w:rsidRPr="00D578C8">
        <w:rPr>
          <w:b/>
          <w:lang w:val="en-US" w:eastAsia="ru-RU"/>
        </w:rPr>
        <w:t>en</w:t>
      </w:r>
      <w:proofErr w:type="spellEnd"/>
      <w:r w:rsidRPr="00D578C8">
        <w:rPr>
          <w:lang w:eastAsia="ru-RU"/>
        </w:rPr>
        <w:t xml:space="preserve"> находится по адресу </w:t>
      </w:r>
      <w:r w:rsidRPr="00D578C8">
        <w:rPr>
          <w:b/>
          <w:lang w:eastAsia="ru-RU"/>
        </w:rPr>
        <w:t>0</w:t>
      </w:r>
      <w:r w:rsidRPr="00D578C8">
        <w:rPr>
          <w:b/>
          <w:lang w:val="en-US" w:eastAsia="ru-RU"/>
        </w:rPr>
        <w:t>x</w:t>
      </w:r>
      <w:r w:rsidRPr="00D578C8">
        <w:rPr>
          <w:b/>
          <w:lang w:eastAsia="ru-RU"/>
        </w:rPr>
        <w:t>10012008</w:t>
      </w:r>
      <w:r w:rsidRPr="00D578C8">
        <w:rPr>
          <w:lang w:eastAsia="ru-RU"/>
        </w:rPr>
        <w:t xml:space="preserve">, а </w:t>
      </w:r>
      <w:proofErr w:type="spellStart"/>
      <w:r w:rsidRPr="00D578C8">
        <w:rPr>
          <w:b/>
          <w:lang w:val="en-US" w:eastAsia="ru-RU"/>
        </w:rPr>
        <w:t>pue</w:t>
      </w:r>
      <w:proofErr w:type="spellEnd"/>
      <w:r w:rsidRPr="00D578C8">
        <w:rPr>
          <w:b/>
          <w:lang w:eastAsia="ru-RU"/>
        </w:rPr>
        <w:t xml:space="preserve"> </w:t>
      </w:r>
      <w:r w:rsidRPr="00D578C8">
        <w:rPr>
          <w:lang w:eastAsia="ru-RU"/>
        </w:rPr>
        <w:t xml:space="preserve">- по адресу </w:t>
      </w:r>
      <w:r w:rsidRPr="00D578C8">
        <w:rPr>
          <w:b/>
          <w:lang w:eastAsia="ru-RU"/>
        </w:rPr>
        <w:t>0</w:t>
      </w:r>
      <w:r w:rsidRPr="00D578C8">
        <w:rPr>
          <w:b/>
          <w:lang w:val="en-US" w:eastAsia="ru-RU"/>
        </w:rPr>
        <w:t>x</w:t>
      </w:r>
      <w:r w:rsidRPr="00D578C8">
        <w:rPr>
          <w:b/>
          <w:lang w:eastAsia="ru-RU"/>
        </w:rPr>
        <w:t>10012010.</w:t>
      </w:r>
    </w:p>
    <w:p w14:paraId="1FCCBF57" w14:textId="77777777" w:rsidR="00A626E8" w:rsidRDefault="00D578C8" w:rsidP="00D578C8">
      <w:pPr>
        <w:rPr>
          <w:lang w:eastAsia="ru-RU"/>
        </w:rPr>
      </w:pPr>
      <w:r w:rsidRPr="00D578C8">
        <w:rPr>
          <w:lang w:eastAsia="ru-RU"/>
        </w:rPr>
        <w:t>На данный момент оборудования достаточно. В следующем разделе мы обсудим программное обеспечение.</w:t>
      </w:r>
    </w:p>
    <w:p w14:paraId="0CD53C55" w14:textId="77777777" w:rsidR="00D578C8" w:rsidRPr="00972F5B" w:rsidRDefault="00D578C8" w:rsidP="00D578C8">
      <w:pPr>
        <w:pStyle w:val="Heading2"/>
        <w:rPr>
          <w:sz w:val="48"/>
        </w:rPr>
      </w:pPr>
      <w:bookmarkStart w:id="6" w:name="_Toc152498878"/>
      <w:r w:rsidRPr="00D578C8">
        <w:rPr>
          <w:lang w:val="en-US"/>
        </w:rPr>
        <w:t>GPIO</w:t>
      </w:r>
      <w:r w:rsidRPr="00972F5B">
        <w:t xml:space="preserve"> </w:t>
      </w:r>
      <w:r w:rsidR="00A52FB1">
        <w:t>в библиотеке</w:t>
      </w:r>
      <w:r w:rsidR="00A52FB1" w:rsidRPr="00972F5B">
        <w:t xml:space="preserve"> </w:t>
      </w:r>
      <w:r w:rsidR="00A52FB1">
        <w:rPr>
          <w:lang w:val="en-US"/>
        </w:rPr>
        <w:t>Freedom</w:t>
      </w:r>
      <w:r w:rsidR="00A52FB1" w:rsidRPr="00972F5B">
        <w:t xml:space="preserve"> </w:t>
      </w:r>
      <w:r w:rsidR="00A52FB1">
        <w:rPr>
          <w:lang w:val="en-US"/>
        </w:rPr>
        <w:t>Metal</w:t>
      </w:r>
      <w:bookmarkEnd w:id="6"/>
    </w:p>
    <w:p w14:paraId="6B78468B" w14:textId="77777777" w:rsidR="00A52FB1" w:rsidRDefault="00A52FB1" w:rsidP="00D578C8">
      <w:pPr>
        <w:rPr>
          <w:lang w:eastAsia="ru-RU"/>
        </w:rPr>
      </w:pPr>
      <w:r w:rsidRPr="00A52FB1">
        <w:rPr>
          <w:lang w:eastAsia="ru-RU"/>
        </w:rPr>
        <w:t xml:space="preserve">Здесь мы познакомимся с библиотекой </w:t>
      </w:r>
      <w:r w:rsidRPr="00A52FB1">
        <w:rPr>
          <w:lang w:val="en-US" w:eastAsia="ru-RU"/>
        </w:rPr>
        <w:t>Freedom</w:t>
      </w:r>
      <w:r w:rsidRPr="00A52FB1">
        <w:rPr>
          <w:lang w:eastAsia="ru-RU"/>
        </w:rPr>
        <w:t xml:space="preserve"> </w:t>
      </w:r>
      <w:r w:rsidRPr="00A52FB1">
        <w:rPr>
          <w:lang w:val="en-US" w:eastAsia="ru-RU"/>
        </w:rPr>
        <w:t>Metal</w:t>
      </w:r>
      <w:r>
        <w:rPr>
          <w:lang w:eastAsia="ru-RU"/>
        </w:rPr>
        <w:t xml:space="preserve"> в</w:t>
      </w:r>
      <w:r w:rsidRPr="00A52FB1">
        <w:rPr>
          <w:lang w:eastAsia="ru-RU"/>
        </w:rPr>
        <w:t xml:space="preserve"> </w:t>
      </w:r>
      <w:r w:rsidRPr="00A52FB1">
        <w:rPr>
          <w:lang w:val="en-US" w:eastAsia="ru-RU"/>
        </w:rPr>
        <w:t>Freedom</w:t>
      </w:r>
      <w:r w:rsidRPr="00A52FB1">
        <w:rPr>
          <w:lang w:eastAsia="ru-RU"/>
        </w:rPr>
        <w:t xml:space="preserve"> </w:t>
      </w:r>
      <w:r w:rsidRPr="00A52FB1">
        <w:rPr>
          <w:lang w:val="en-US" w:eastAsia="ru-RU"/>
        </w:rPr>
        <w:t>Studio</w:t>
      </w:r>
      <w:r w:rsidRPr="00A52FB1">
        <w:rPr>
          <w:lang w:eastAsia="ru-RU"/>
        </w:rPr>
        <w:t xml:space="preserve">. Для этого мы будем использовать проект </w:t>
      </w:r>
      <w:r w:rsidRPr="00A52FB1">
        <w:rPr>
          <w:lang w:val="en-US" w:eastAsia="ru-RU"/>
        </w:rPr>
        <w:t>Blinky</w:t>
      </w:r>
      <w:r w:rsidRPr="00A52FB1">
        <w:rPr>
          <w:lang w:eastAsia="ru-RU"/>
        </w:rPr>
        <w:t>, который мы только что создали.</w:t>
      </w:r>
    </w:p>
    <w:p w14:paraId="00372F25" w14:textId="77777777" w:rsidR="00A52FB1" w:rsidRPr="00972F5B" w:rsidRDefault="00A52FB1" w:rsidP="00D578C8">
      <w:pPr>
        <w:rPr>
          <w:lang w:eastAsia="ru-RU"/>
        </w:rPr>
      </w:pPr>
      <w:r w:rsidRPr="00A52FB1">
        <w:rPr>
          <w:b/>
          <w:bCs/>
          <w:lang w:eastAsia="ru-RU"/>
        </w:rPr>
        <w:t xml:space="preserve">Пожалуйста, обратите внимание: </w:t>
      </w:r>
      <w:r w:rsidRPr="00A52FB1">
        <w:rPr>
          <w:lang w:eastAsia="ru-RU"/>
        </w:rPr>
        <w:t xml:space="preserve">не позволяйте программному обеспечению напугать вас. Мы углубимся в код, чтобы узнать несколько подробностей о внутренней работе библиотеки </w:t>
      </w:r>
      <w:r w:rsidRPr="00A52FB1">
        <w:rPr>
          <w:lang w:val="en-US" w:eastAsia="ru-RU"/>
        </w:rPr>
        <w:t>Freedom</w:t>
      </w:r>
      <w:r w:rsidRPr="00A52FB1">
        <w:rPr>
          <w:lang w:eastAsia="ru-RU"/>
        </w:rPr>
        <w:t xml:space="preserve"> </w:t>
      </w:r>
      <w:r w:rsidRPr="00A52FB1">
        <w:rPr>
          <w:lang w:val="en-US" w:eastAsia="ru-RU"/>
        </w:rPr>
        <w:t>Metal</w:t>
      </w:r>
      <w:r w:rsidRPr="00A52FB1">
        <w:rPr>
          <w:lang w:eastAsia="ru-RU"/>
        </w:rPr>
        <w:t xml:space="preserve">. Если в какой-то момент вы почувствуете, что мы заходим слишком далеко, пожалуйста, наберитесь терпения. Суть в том, что у вас будет </w:t>
      </w:r>
      <w:r w:rsidRPr="00A52FB1">
        <w:rPr>
          <w:lang w:eastAsia="ru-RU"/>
        </w:rPr>
        <w:lastRenderedPageBreak/>
        <w:t xml:space="preserve">доступ к библиотеке высокого уровня для настройки и использования всех модулей. Также обратите внимание, что вам не обязательно повторять следующий процесс. </w:t>
      </w:r>
      <w:r w:rsidRPr="00972F5B">
        <w:rPr>
          <w:lang w:eastAsia="ru-RU"/>
        </w:rPr>
        <w:t>Вот почему она представлена вам сейчас.</w:t>
      </w:r>
    </w:p>
    <w:p w14:paraId="6018609A" w14:textId="77777777" w:rsidR="00D578C8" w:rsidRPr="00A52FB1" w:rsidRDefault="00A52FB1" w:rsidP="00D578C8">
      <w:pPr>
        <w:rPr>
          <w:lang w:eastAsia="ru-RU"/>
        </w:rPr>
      </w:pPr>
      <w:r w:rsidRPr="00A52FB1">
        <w:rPr>
          <w:lang w:eastAsia="ru-RU"/>
        </w:rPr>
        <w:t xml:space="preserve">Придерживаясь практического и экспериментального изучения библиотеки, давайте подтвердим логику </w:t>
      </w:r>
      <w:r w:rsidRPr="00A52FB1">
        <w:rPr>
          <w:lang w:val="en-US" w:eastAsia="ru-RU"/>
        </w:rPr>
        <w:t>OE</w:t>
      </w:r>
      <w:r w:rsidRPr="00A52FB1">
        <w:rPr>
          <w:lang w:eastAsia="ru-RU"/>
        </w:rPr>
        <w:t xml:space="preserve">-сигнала. Судя по схеме, вход </w:t>
      </w:r>
      <w:r w:rsidRPr="00A52FB1">
        <w:rPr>
          <w:lang w:val="en-US" w:eastAsia="ru-RU"/>
        </w:rPr>
        <w:t>OE</w:t>
      </w:r>
      <w:r w:rsidRPr="00A52FB1">
        <w:rPr>
          <w:lang w:eastAsia="ru-RU"/>
        </w:rPr>
        <w:t xml:space="preserve"> в блок ввода-вывода имеет окружность, что означает инвертор. Тогда на управляющем входе буфера также есть эта окружность, предполагающая, что сигнал инвертирован дважды, поэтому он должен быть активным-высоким (значение 1 включает выходной буфер, а значение 0 отключает его). Но откуда мы знаем наверняка?</w:t>
      </w:r>
      <w:r w:rsidR="00D578C8" w:rsidRPr="00D578C8">
        <w:rPr>
          <w:rFonts w:ascii="inherit" w:hAnsi="inherit"/>
          <w:lang w:val="en-US" w:eastAsia="ru-RU"/>
        </w:rPr>
        <w:t> </w:t>
      </w:r>
    </w:p>
    <w:p w14:paraId="223EDCB3" w14:textId="77777777" w:rsidR="00D578C8" w:rsidRPr="00A52FB1" w:rsidRDefault="00D578C8" w:rsidP="00D578C8">
      <w:pPr>
        <w:rPr>
          <w:lang w:eastAsia="ru-RU"/>
        </w:rPr>
      </w:pPr>
      <w:r w:rsidRPr="00D578C8">
        <w:rPr>
          <w:noProof/>
          <w:lang w:eastAsia="ru-RU"/>
        </w:rPr>
        <w:drawing>
          <wp:inline distT="0" distB="0" distL="0" distR="0" wp14:anchorId="5A015E54" wp14:editId="018C9349">
            <wp:extent cx="2857500" cy="1714500"/>
            <wp:effectExtent l="0" t="0" r="0" b="0"/>
            <wp:docPr id="5" name="Рисунок 5" descr="A double negation in the OE line of an I/O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double negation in the OE line of an I/O bloc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r w:rsidRPr="00A52FB1">
        <w:rPr>
          <w:lang w:eastAsia="ru-RU"/>
        </w:rPr>
        <w:br/>
      </w:r>
      <w:r w:rsidR="00A52FB1" w:rsidRPr="00A52FB1">
        <w:rPr>
          <w:b/>
          <w:bCs/>
          <w:lang w:eastAsia="ru-RU"/>
        </w:rPr>
        <w:t xml:space="preserve">Двойное отрицание в строке </w:t>
      </w:r>
      <w:r w:rsidR="00A52FB1" w:rsidRPr="00A52FB1">
        <w:rPr>
          <w:b/>
          <w:bCs/>
          <w:lang w:val="en-US" w:eastAsia="ru-RU"/>
        </w:rPr>
        <w:t>OE</w:t>
      </w:r>
      <w:r w:rsidR="00A52FB1" w:rsidRPr="00A52FB1">
        <w:rPr>
          <w:b/>
          <w:bCs/>
          <w:lang w:eastAsia="ru-RU"/>
        </w:rPr>
        <w:t xml:space="preserve"> блока ввода-вывода</w:t>
      </w:r>
      <w:r w:rsidRPr="00A52FB1">
        <w:rPr>
          <w:lang w:eastAsia="ru-RU"/>
        </w:rPr>
        <w:br/>
        <w:t>(</w:t>
      </w:r>
      <w:r w:rsidR="00A52FB1">
        <w:rPr>
          <w:lang w:eastAsia="ru-RU"/>
        </w:rPr>
        <w:t>Взято с руководства пользователя</w:t>
      </w:r>
      <w:r w:rsidR="00A52FB1" w:rsidRPr="00D578C8">
        <w:rPr>
          <w:lang w:eastAsia="ru-RU"/>
        </w:rPr>
        <w:t xml:space="preserve"> </w:t>
      </w:r>
      <w:r w:rsidR="00A52FB1" w:rsidRPr="00D578C8">
        <w:rPr>
          <w:lang w:val="en-US" w:eastAsia="ru-RU"/>
        </w:rPr>
        <w:t>FE</w:t>
      </w:r>
      <w:r w:rsidR="00A52FB1" w:rsidRPr="00D578C8">
        <w:rPr>
          <w:lang w:eastAsia="ru-RU"/>
        </w:rPr>
        <w:t>310-</w:t>
      </w:r>
      <w:r w:rsidR="00A52FB1" w:rsidRPr="00D578C8">
        <w:rPr>
          <w:lang w:val="en-US" w:eastAsia="ru-RU"/>
        </w:rPr>
        <w:t>G</w:t>
      </w:r>
      <w:r w:rsidR="00A52FB1" w:rsidRPr="00D578C8">
        <w:rPr>
          <w:lang w:eastAsia="ru-RU"/>
        </w:rPr>
        <w:t xml:space="preserve">002, </w:t>
      </w:r>
      <w:r w:rsidR="00A52FB1">
        <w:rPr>
          <w:lang w:eastAsia="ru-RU"/>
        </w:rPr>
        <w:t xml:space="preserve">размещено с разрешения </w:t>
      </w:r>
      <w:proofErr w:type="spellStart"/>
      <w:r w:rsidR="00A52FB1" w:rsidRPr="00D578C8">
        <w:rPr>
          <w:lang w:val="en-US" w:eastAsia="ru-RU"/>
        </w:rPr>
        <w:t>SiFive</w:t>
      </w:r>
      <w:proofErr w:type="spellEnd"/>
      <w:r w:rsidR="00A52FB1" w:rsidRPr="00D578C8">
        <w:rPr>
          <w:lang w:eastAsia="ru-RU"/>
        </w:rPr>
        <w:t xml:space="preserve">, </w:t>
      </w:r>
      <w:r w:rsidR="00A52FB1" w:rsidRPr="00D578C8">
        <w:rPr>
          <w:lang w:val="en-US" w:eastAsia="ru-RU"/>
        </w:rPr>
        <w:t>Inc</w:t>
      </w:r>
      <w:r w:rsidRPr="00A52FB1">
        <w:rPr>
          <w:lang w:eastAsia="ru-RU"/>
        </w:rPr>
        <w:t>.)</w:t>
      </w:r>
    </w:p>
    <w:p w14:paraId="60A57E57" w14:textId="77777777" w:rsidR="00D578C8" w:rsidRPr="00A52FB1" w:rsidRDefault="00D578C8" w:rsidP="00D578C8">
      <w:pPr>
        <w:rPr>
          <w:lang w:eastAsia="ru-RU"/>
        </w:rPr>
      </w:pPr>
      <w:r w:rsidRPr="00D578C8">
        <w:rPr>
          <w:rFonts w:ascii="inherit" w:hAnsi="inherit"/>
          <w:lang w:val="en-US" w:eastAsia="ru-RU"/>
        </w:rPr>
        <w:t> </w:t>
      </w:r>
    </w:p>
    <w:p w14:paraId="47ECBC1A" w14:textId="77777777" w:rsidR="00D578C8" w:rsidRPr="00A52FB1" w:rsidRDefault="00A52FB1" w:rsidP="00A52FB1">
      <w:pPr>
        <w:rPr>
          <w:lang w:eastAsia="ru-RU"/>
        </w:rPr>
      </w:pPr>
      <w:r w:rsidRPr="00A52FB1">
        <w:rPr>
          <w:lang w:eastAsia="ru-RU"/>
        </w:rPr>
        <w:t xml:space="preserve">Один из подходов заключается в изучении библиотеки, чтобы увидеть, что делает вызов функции </w:t>
      </w:r>
      <w:r w:rsidRPr="00D578C8">
        <w:rPr>
          <w:rFonts w:ascii="Courier New" w:hAnsi="Courier New" w:cs="Courier New"/>
          <w:b/>
          <w:bCs/>
          <w:lang w:val="en-US" w:eastAsia="ru-RU"/>
        </w:rPr>
        <w:t>metal</w:t>
      </w:r>
      <w:r w:rsidRPr="00A52FB1">
        <w:rPr>
          <w:rFonts w:ascii="Courier New" w:hAnsi="Courier New" w:cs="Courier New"/>
          <w:b/>
          <w:bCs/>
          <w:lang w:eastAsia="ru-RU"/>
        </w:rPr>
        <w:t>_</w:t>
      </w:r>
      <w:proofErr w:type="spellStart"/>
      <w:r w:rsidRPr="00D578C8">
        <w:rPr>
          <w:rFonts w:ascii="Courier New" w:hAnsi="Courier New" w:cs="Courier New"/>
          <w:b/>
          <w:bCs/>
          <w:lang w:val="en-US" w:eastAsia="ru-RU"/>
        </w:rPr>
        <w:t>gpio</w:t>
      </w:r>
      <w:proofErr w:type="spellEnd"/>
      <w:r w:rsidRPr="00A52FB1">
        <w:rPr>
          <w:rFonts w:ascii="Courier New" w:hAnsi="Courier New" w:cs="Courier New"/>
          <w:b/>
          <w:bCs/>
          <w:lang w:eastAsia="ru-RU"/>
        </w:rPr>
        <w:t>_</w:t>
      </w:r>
      <w:r w:rsidRPr="00D578C8">
        <w:rPr>
          <w:rFonts w:ascii="Courier New" w:hAnsi="Courier New" w:cs="Courier New"/>
          <w:b/>
          <w:bCs/>
          <w:lang w:val="en-US" w:eastAsia="ru-RU"/>
        </w:rPr>
        <w:t>enable</w:t>
      </w:r>
      <w:r w:rsidRPr="00A52FB1">
        <w:rPr>
          <w:rFonts w:ascii="Courier New" w:hAnsi="Courier New" w:cs="Courier New"/>
          <w:b/>
          <w:bCs/>
          <w:lang w:eastAsia="ru-RU"/>
        </w:rPr>
        <w:t>_</w:t>
      </w:r>
      <w:r w:rsidRPr="00D578C8">
        <w:rPr>
          <w:rFonts w:ascii="Courier New" w:hAnsi="Courier New" w:cs="Courier New"/>
          <w:b/>
          <w:bCs/>
          <w:lang w:val="en-US" w:eastAsia="ru-RU"/>
        </w:rPr>
        <w:t>output</w:t>
      </w:r>
      <w:r w:rsidRPr="00A52FB1">
        <w:rPr>
          <w:rFonts w:ascii="Courier New" w:hAnsi="Courier New" w:cs="Courier New"/>
          <w:b/>
          <w:bCs/>
          <w:lang w:eastAsia="ru-RU"/>
        </w:rPr>
        <w:t>(</w:t>
      </w:r>
      <w:r w:rsidRPr="00D578C8">
        <w:rPr>
          <w:rFonts w:ascii="Courier New" w:hAnsi="Courier New" w:cs="Courier New"/>
          <w:b/>
          <w:bCs/>
          <w:lang w:val="en-US" w:eastAsia="ru-RU"/>
        </w:rPr>
        <w:t>led</w:t>
      </w:r>
      <w:r w:rsidRPr="00A52FB1">
        <w:rPr>
          <w:rFonts w:ascii="Courier New" w:hAnsi="Courier New" w:cs="Courier New"/>
          <w:b/>
          <w:bCs/>
          <w:lang w:eastAsia="ru-RU"/>
        </w:rPr>
        <w:t>0, 5)</w:t>
      </w:r>
      <w:r w:rsidRPr="00D578C8">
        <w:rPr>
          <w:lang w:val="en-US" w:eastAsia="ru-RU"/>
        </w:rPr>
        <w:t> </w:t>
      </w:r>
      <w:r w:rsidRPr="00A52FB1">
        <w:rPr>
          <w:lang w:eastAsia="ru-RU"/>
        </w:rPr>
        <w:t xml:space="preserve">. Этот вызов функции находится в строке 58 </w:t>
      </w:r>
      <w:r w:rsidRPr="00D578C8">
        <w:rPr>
          <w:rFonts w:ascii="Courier New" w:hAnsi="Courier New" w:cs="Courier New"/>
          <w:b/>
          <w:bCs/>
          <w:color w:val="993300"/>
          <w:lang w:val="en-US" w:eastAsia="ru-RU"/>
        </w:rPr>
        <w:t>hello</w:t>
      </w:r>
      <w:r w:rsidRPr="00A52FB1">
        <w:rPr>
          <w:rFonts w:ascii="Courier New" w:hAnsi="Courier New" w:cs="Courier New"/>
          <w:b/>
          <w:bCs/>
          <w:color w:val="993300"/>
          <w:lang w:eastAsia="ru-RU"/>
        </w:rPr>
        <w:t>.</w:t>
      </w:r>
      <w:r w:rsidRPr="00D578C8">
        <w:rPr>
          <w:rFonts w:ascii="Courier New" w:hAnsi="Courier New" w:cs="Courier New"/>
          <w:b/>
          <w:bCs/>
          <w:color w:val="993300"/>
          <w:lang w:val="en-US" w:eastAsia="ru-RU"/>
        </w:rPr>
        <w:t>c</w:t>
      </w:r>
      <w:r w:rsidRPr="00A52FB1">
        <w:rPr>
          <w:lang w:eastAsia="ru-RU"/>
        </w:rPr>
        <w:t xml:space="preserve"> (или рядом с ней). Перейдя к объявлению, вы найдете этот код в</w:t>
      </w:r>
      <w:r w:rsidR="00D578C8" w:rsidRPr="00A52FB1">
        <w:rPr>
          <w:rFonts w:ascii="Courier New" w:hAnsi="Courier New" w:cs="Courier New"/>
          <w:b/>
          <w:bCs/>
          <w:color w:val="993300"/>
          <w:lang w:eastAsia="ru-RU"/>
        </w:rPr>
        <w:t>./</w:t>
      </w:r>
      <w:proofErr w:type="spellStart"/>
      <w:r w:rsidR="00D578C8" w:rsidRPr="00D578C8">
        <w:rPr>
          <w:rFonts w:ascii="Courier New" w:hAnsi="Courier New" w:cs="Courier New"/>
          <w:b/>
          <w:bCs/>
          <w:color w:val="993300"/>
          <w:lang w:val="en-US" w:eastAsia="ru-RU"/>
        </w:rPr>
        <w:t>bsp</w:t>
      </w:r>
      <w:proofErr w:type="spellEnd"/>
      <w:r w:rsidR="00D578C8" w:rsidRPr="00A52FB1">
        <w:rPr>
          <w:rFonts w:ascii="Courier New" w:hAnsi="Courier New" w:cs="Courier New"/>
          <w:b/>
          <w:bCs/>
          <w:color w:val="993300"/>
          <w:lang w:eastAsia="ru-RU"/>
        </w:rPr>
        <w:t>/</w:t>
      </w:r>
      <w:r w:rsidR="00D578C8" w:rsidRPr="00D578C8">
        <w:rPr>
          <w:rFonts w:ascii="Courier New" w:hAnsi="Courier New" w:cs="Courier New"/>
          <w:b/>
          <w:bCs/>
          <w:color w:val="993300"/>
          <w:lang w:val="en-US" w:eastAsia="ru-RU"/>
        </w:rPr>
        <w:t>install</w:t>
      </w:r>
      <w:r w:rsidR="00D578C8" w:rsidRPr="00A52FB1">
        <w:rPr>
          <w:rFonts w:ascii="Courier New" w:hAnsi="Courier New" w:cs="Courier New"/>
          <w:b/>
          <w:bCs/>
          <w:color w:val="993300"/>
          <w:lang w:eastAsia="ru-RU"/>
        </w:rPr>
        <w:t>/</w:t>
      </w:r>
      <w:r w:rsidR="00D578C8" w:rsidRPr="00D578C8">
        <w:rPr>
          <w:rFonts w:ascii="Courier New" w:hAnsi="Courier New" w:cs="Courier New"/>
          <w:b/>
          <w:bCs/>
          <w:color w:val="993300"/>
          <w:lang w:val="en-US" w:eastAsia="ru-RU"/>
        </w:rPr>
        <w:t>include</w:t>
      </w:r>
      <w:r w:rsidR="00D578C8" w:rsidRPr="00A52FB1">
        <w:rPr>
          <w:rFonts w:ascii="Courier New" w:hAnsi="Courier New" w:cs="Courier New"/>
          <w:b/>
          <w:bCs/>
          <w:color w:val="993300"/>
          <w:lang w:eastAsia="ru-RU"/>
        </w:rPr>
        <w:t>/</w:t>
      </w:r>
      <w:r w:rsidR="00D578C8" w:rsidRPr="00D578C8">
        <w:rPr>
          <w:rFonts w:ascii="Courier New" w:hAnsi="Courier New" w:cs="Courier New"/>
          <w:b/>
          <w:bCs/>
          <w:color w:val="993300"/>
          <w:lang w:val="en-US" w:eastAsia="ru-RU"/>
        </w:rPr>
        <w:t>metal</w:t>
      </w:r>
      <w:r w:rsidR="00D578C8" w:rsidRPr="00A52FB1">
        <w:rPr>
          <w:rFonts w:ascii="Courier New" w:hAnsi="Courier New" w:cs="Courier New"/>
          <w:b/>
          <w:bCs/>
          <w:color w:val="993300"/>
          <w:lang w:eastAsia="ru-RU"/>
        </w:rPr>
        <w:t>/</w:t>
      </w:r>
      <w:proofErr w:type="spellStart"/>
      <w:r w:rsidR="00D578C8" w:rsidRPr="00D578C8">
        <w:rPr>
          <w:rFonts w:ascii="Courier New" w:hAnsi="Courier New" w:cs="Courier New"/>
          <w:b/>
          <w:bCs/>
          <w:color w:val="993300"/>
          <w:lang w:val="en-US" w:eastAsia="ru-RU"/>
        </w:rPr>
        <w:t>gpio</w:t>
      </w:r>
      <w:proofErr w:type="spellEnd"/>
      <w:r w:rsidR="00D578C8" w:rsidRPr="00A52FB1">
        <w:rPr>
          <w:rFonts w:ascii="Courier New" w:hAnsi="Courier New" w:cs="Courier New"/>
          <w:b/>
          <w:bCs/>
          <w:color w:val="993300"/>
          <w:lang w:eastAsia="ru-RU"/>
        </w:rPr>
        <w:t>.</w:t>
      </w:r>
      <w:r w:rsidR="00D578C8" w:rsidRPr="00D578C8">
        <w:rPr>
          <w:rFonts w:ascii="Courier New" w:hAnsi="Courier New" w:cs="Courier New"/>
          <w:b/>
          <w:bCs/>
          <w:color w:val="993300"/>
          <w:lang w:val="en-US" w:eastAsia="ru-RU"/>
        </w:rPr>
        <w:t>h</w:t>
      </w:r>
      <w:r w:rsidR="00D578C8" w:rsidRPr="00A52FB1">
        <w:rPr>
          <w:rFonts w:ascii="Courier New" w:hAnsi="Courier New" w:cs="Courier New"/>
          <w:b/>
          <w:bCs/>
          <w:color w:val="993300"/>
          <w:lang w:eastAsia="ru-RU"/>
        </w:rPr>
        <w:t>:</w:t>
      </w:r>
    </w:p>
    <w:p w14:paraId="5FF90BE2" w14:textId="77777777" w:rsidR="00D578C8" w:rsidRPr="000753EB" w:rsidRDefault="00D578C8" w:rsidP="00A52FB1">
      <w:pPr>
        <w:rPr>
          <w:rFonts w:ascii="Courier New" w:hAnsi="Courier New" w:cs="Courier New"/>
          <w:b/>
          <w:bCs/>
          <w:lang w:eastAsia="ru-RU"/>
        </w:rPr>
      </w:pPr>
      <w:r w:rsidRPr="00972F5B">
        <w:rPr>
          <w:rFonts w:ascii="Courier New" w:hAnsi="Courier New" w:cs="Courier New"/>
          <w:b/>
          <w:bCs/>
          <w:lang w:eastAsia="ru-RU"/>
        </w:rPr>
        <w:t>/*!</w:t>
      </w:r>
      <w:r w:rsidRPr="00972F5B">
        <w:rPr>
          <w:rFonts w:ascii="Courier New" w:hAnsi="Courier New" w:cs="Courier New"/>
          <w:b/>
          <w:bCs/>
          <w:lang w:eastAsia="ru-RU"/>
        </w:rPr>
        <w:br/>
      </w:r>
      <w:r w:rsidRPr="00D578C8">
        <w:rPr>
          <w:rFonts w:ascii="Courier New" w:hAnsi="Courier New" w:cs="Courier New"/>
          <w:b/>
          <w:bCs/>
          <w:lang w:val="en-US" w:eastAsia="ru-RU"/>
        </w:rPr>
        <w:t> </w:t>
      </w:r>
      <w:r w:rsidRPr="000753EB">
        <w:rPr>
          <w:rFonts w:ascii="Courier New" w:hAnsi="Courier New" w:cs="Courier New"/>
          <w:b/>
          <w:bCs/>
          <w:lang w:eastAsia="ru-RU"/>
        </w:rPr>
        <w:t>* @</w:t>
      </w:r>
      <w:r w:rsidRPr="00D578C8">
        <w:rPr>
          <w:rFonts w:ascii="Courier New" w:hAnsi="Courier New" w:cs="Courier New"/>
          <w:b/>
          <w:bCs/>
          <w:lang w:val="en-US" w:eastAsia="ru-RU"/>
        </w:rPr>
        <w:t>brief</w:t>
      </w:r>
      <w:r w:rsidRPr="000753EB">
        <w:rPr>
          <w:rFonts w:ascii="Courier New" w:hAnsi="Courier New" w:cs="Courier New"/>
          <w:b/>
          <w:bCs/>
          <w:lang w:eastAsia="ru-RU"/>
        </w:rPr>
        <w:t xml:space="preserve"> </w:t>
      </w:r>
      <w:r w:rsidR="00A52FB1" w:rsidRPr="00A52FB1">
        <w:rPr>
          <w:rFonts w:ascii="Courier New" w:hAnsi="Courier New" w:cs="Courier New"/>
          <w:b/>
          <w:bCs/>
          <w:lang w:eastAsia="ru-RU"/>
        </w:rPr>
        <w:t>Включить</w:t>
      </w:r>
      <w:r w:rsidR="00A52FB1" w:rsidRPr="000753EB">
        <w:rPr>
          <w:rFonts w:ascii="Courier New" w:hAnsi="Courier New" w:cs="Courier New"/>
          <w:b/>
          <w:bCs/>
          <w:lang w:eastAsia="ru-RU"/>
        </w:rPr>
        <w:t xml:space="preserve"> </w:t>
      </w:r>
      <w:r w:rsidR="00A52FB1" w:rsidRPr="00A52FB1">
        <w:rPr>
          <w:rFonts w:ascii="Courier New" w:hAnsi="Courier New" w:cs="Courier New"/>
          <w:b/>
          <w:bCs/>
          <w:lang w:eastAsia="ru-RU"/>
        </w:rPr>
        <w:t>вывод</w:t>
      </w:r>
      <w:r w:rsidR="00A52FB1" w:rsidRPr="000753EB">
        <w:rPr>
          <w:rFonts w:ascii="Courier New" w:hAnsi="Courier New" w:cs="Courier New"/>
          <w:b/>
          <w:bCs/>
          <w:lang w:eastAsia="ru-RU"/>
        </w:rPr>
        <w:t xml:space="preserve"> </w:t>
      </w:r>
      <w:r w:rsidR="00A52FB1" w:rsidRPr="00A52FB1">
        <w:rPr>
          <w:rFonts w:ascii="Courier New" w:hAnsi="Courier New" w:cs="Courier New"/>
          <w:b/>
          <w:bCs/>
          <w:lang w:eastAsia="ru-RU"/>
        </w:rPr>
        <w:t>на</w:t>
      </w:r>
      <w:r w:rsidR="00A52FB1" w:rsidRPr="000753EB">
        <w:rPr>
          <w:rFonts w:ascii="Courier New" w:hAnsi="Courier New" w:cs="Courier New"/>
          <w:b/>
          <w:bCs/>
          <w:lang w:eastAsia="ru-RU"/>
        </w:rPr>
        <w:t xml:space="preserve"> </w:t>
      </w:r>
      <w:proofErr w:type="spellStart"/>
      <w:r w:rsidR="00A52FB1" w:rsidRPr="00A52FB1">
        <w:rPr>
          <w:rFonts w:ascii="Courier New" w:hAnsi="Courier New" w:cs="Courier New"/>
          <w:b/>
          <w:bCs/>
          <w:lang w:eastAsia="ru-RU"/>
        </w:rPr>
        <w:t>пин</w:t>
      </w:r>
      <w:proofErr w:type="spellEnd"/>
      <w:r w:rsidRPr="000753EB">
        <w:rPr>
          <w:rFonts w:ascii="Courier New" w:hAnsi="Courier New" w:cs="Courier New"/>
          <w:b/>
          <w:bCs/>
          <w:lang w:eastAsia="ru-RU"/>
        </w:rPr>
        <w:br/>
      </w:r>
      <w:r w:rsidRPr="00D578C8">
        <w:rPr>
          <w:rFonts w:ascii="Courier New" w:hAnsi="Courier New" w:cs="Courier New"/>
          <w:b/>
          <w:bCs/>
          <w:lang w:val="en-US" w:eastAsia="ru-RU"/>
        </w:rPr>
        <w:t> </w:t>
      </w:r>
      <w:r w:rsidRPr="000753EB">
        <w:rPr>
          <w:rFonts w:ascii="Courier New" w:hAnsi="Courier New" w:cs="Courier New"/>
          <w:b/>
          <w:bCs/>
          <w:lang w:eastAsia="ru-RU"/>
        </w:rPr>
        <w:t>* @</w:t>
      </w:r>
      <w:r w:rsidRPr="00D578C8">
        <w:rPr>
          <w:rFonts w:ascii="Courier New" w:hAnsi="Courier New" w:cs="Courier New"/>
          <w:b/>
          <w:bCs/>
          <w:lang w:val="en-US" w:eastAsia="ru-RU"/>
        </w:rPr>
        <w:t>param</w:t>
      </w:r>
      <w:r w:rsidRPr="000753EB">
        <w:rPr>
          <w:rFonts w:ascii="Courier New" w:hAnsi="Courier New" w:cs="Courier New"/>
          <w:b/>
          <w:bCs/>
          <w:lang w:eastAsia="ru-RU"/>
        </w:rPr>
        <w:t xml:space="preserve"> </w:t>
      </w:r>
      <w:proofErr w:type="spellStart"/>
      <w:r w:rsidRPr="00D578C8">
        <w:rPr>
          <w:rFonts w:ascii="Courier New" w:hAnsi="Courier New" w:cs="Courier New"/>
          <w:b/>
          <w:bCs/>
          <w:lang w:val="en-US" w:eastAsia="ru-RU"/>
        </w:rPr>
        <w:t>gpio</w:t>
      </w:r>
      <w:proofErr w:type="spellEnd"/>
      <w:r w:rsidRPr="000753EB">
        <w:rPr>
          <w:rFonts w:ascii="Courier New" w:hAnsi="Courier New" w:cs="Courier New"/>
          <w:b/>
          <w:bCs/>
          <w:lang w:eastAsia="ru-RU"/>
        </w:rPr>
        <w:t xml:space="preserve"> </w:t>
      </w:r>
      <w:r w:rsidR="00A52FB1" w:rsidRPr="00A52FB1">
        <w:rPr>
          <w:rFonts w:ascii="Courier New" w:hAnsi="Courier New" w:cs="Courier New"/>
          <w:b/>
          <w:bCs/>
          <w:lang w:eastAsia="ru-RU"/>
        </w:rPr>
        <w:t>Дескриптор</w:t>
      </w:r>
      <w:r w:rsidR="00A52FB1" w:rsidRPr="000753EB">
        <w:rPr>
          <w:rFonts w:ascii="Courier New" w:hAnsi="Courier New" w:cs="Courier New"/>
          <w:b/>
          <w:bCs/>
          <w:lang w:eastAsia="ru-RU"/>
        </w:rPr>
        <w:t xml:space="preserve"> </w:t>
      </w:r>
      <w:r w:rsidR="00A52FB1" w:rsidRPr="00A52FB1">
        <w:rPr>
          <w:rFonts w:ascii="Courier New" w:hAnsi="Courier New" w:cs="Courier New"/>
          <w:b/>
          <w:bCs/>
          <w:lang w:eastAsia="ru-RU"/>
        </w:rPr>
        <w:t>интерфейса</w:t>
      </w:r>
      <w:r w:rsidR="00A52FB1" w:rsidRPr="000753EB">
        <w:rPr>
          <w:rFonts w:ascii="Courier New" w:hAnsi="Courier New" w:cs="Courier New"/>
          <w:b/>
          <w:bCs/>
          <w:lang w:eastAsia="ru-RU"/>
        </w:rPr>
        <w:t xml:space="preserve"> </w:t>
      </w:r>
      <w:r w:rsidR="00A52FB1" w:rsidRPr="00A52FB1">
        <w:rPr>
          <w:rFonts w:ascii="Courier New" w:hAnsi="Courier New" w:cs="Courier New"/>
          <w:b/>
          <w:bCs/>
          <w:lang w:val="en-US" w:eastAsia="ru-RU"/>
        </w:rPr>
        <w:t>GPIO</w:t>
      </w:r>
      <w:r w:rsidRPr="000753EB">
        <w:rPr>
          <w:rFonts w:ascii="Courier New" w:hAnsi="Courier New" w:cs="Courier New"/>
          <w:b/>
          <w:bCs/>
          <w:lang w:eastAsia="ru-RU"/>
        </w:rPr>
        <w:br/>
      </w:r>
      <w:r w:rsidRPr="00D578C8">
        <w:rPr>
          <w:rFonts w:ascii="Courier New" w:hAnsi="Courier New" w:cs="Courier New"/>
          <w:b/>
          <w:bCs/>
          <w:lang w:val="en-US" w:eastAsia="ru-RU"/>
        </w:rPr>
        <w:t> </w:t>
      </w:r>
      <w:r w:rsidRPr="000753EB">
        <w:rPr>
          <w:rFonts w:ascii="Courier New" w:hAnsi="Courier New" w:cs="Courier New"/>
          <w:b/>
          <w:bCs/>
          <w:lang w:eastAsia="ru-RU"/>
        </w:rPr>
        <w:t>* @</w:t>
      </w:r>
      <w:r w:rsidRPr="00D578C8">
        <w:rPr>
          <w:rFonts w:ascii="Courier New" w:hAnsi="Courier New" w:cs="Courier New"/>
          <w:b/>
          <w:bCs/>
          <w:lang w:val="en-US" w:eastAsia="ru-RU"/>
        </w:rPr>
        <w:t>param</w:t>
      </w:r>
      <w:r w:rsidRPr="000753EB">
        <w:rPr>
          <w:rFonts w:ascii="Courier New" w:hAnsi="Courier New" w:cs="Courier New"/>
          <w:b/>
          <w:bCs/>
          <w:lang w:eastAsia="ru-RU"/>
        </w:rPr>
        <w:t xml:space="preserve"> </w:t>
      </w:r>
      <w:r w:rsidRPr="00D578C8">
        <w:rPr>
          <w:rFonts w:ascii="Courier New" w:hAnsi="Courier New" w:cs="Courier New"/>
          <w:b/>
          <w:bCs/>
          <w:lang w:val="en-US" w:eastAsia="ru-RU"/>
        </w:rPr>
        <w:t>pin</w:t>
      </w:r>
      <w:r w:rsidRPr="000753EB">
        <w:rPr>
          <w:rFonts w:ascii="Courier New" w:hAnsi="Courier New" w:cs="Courier New"/>
          <w:b/>
          <w:bCs/>
          <w:lang w:eastAsia="ru-RU"/>
        </w:rPr>
        <w:t xml:space="preserve"> </w:t>
      </w:r>
      <w:r w:rsidR="00A52FB1" w:rsidRPr="00A52FB1">
        <w:rPr>
          <w:rFonts w:ascii="Courier New" w:hAnsi="Courier New" w:cs="Courier New"/>
          <w:b/>
          <w:bCs/>
          <w:lang w:eastAsia="ru-RU"/>
        </w:rPr>
        <w:t>Номер</w:t>
      </w:r>
      <w:r w:rsidR="00A52FB1" w:rsidRPr="000753EB">
        <w:rPr>
          <w:rFonts w:ascii="Courier New" w:hAnsi="Courier New" w:cs="Courier New"/>
          <w:b/>
          <w:bCs/>
          <w:lang w:eastAsia="ru-RU"/>
        </w:rPr>
        <w:t xml:space="preserve"> </w:t>
      </w:r>
      <w:proofErr w:type="spellStart"/>
      <w:r w:rsidR="00A52FB1" w:rsidRPr="00A52FB1">
        <w:rPr>
          <w:rFonts w:ascii="Courier New" w:hAnsi="Courier New" w:cs="Courier New"/>
          <w:b/>
          <w:bCs/>
          <w:lang w:eastAsia="ru-RU"/>
        </w:rPr>
        <w:t>пина</w:t>
      </w:r>
      <w:proofErr w:type="spellEnd"/>
      <w:r w:rsidR="00A52FB1" w:rsidRPr="000753EB">
        <w:rPr>
          <w:rFonts w:ascii="Courier New" w:hAnsi="Courier New" w:cs="Courier New"/>
          <w:b/>
          <w:bCs/>
          <w:lang w:eastAsia="ru-RU"/>
        </w:rPr>
        <w:t xml:space="preserve"> </w:t>
      </w:r>
      <w:r w:rsidR="00A52FB1" w:rsidRPr="00A52FB1">
        <w:rPr>
          <w:rFonts w:ascii="Courier New" w:hAnsi="Courier New" w:cs="Courier New"/>
          <w:b/>
          <w:bCs/>
          <w:lang w:eastAsia="ru-RU"/>
        </w:rPr>
        <w:t>проиндексированный</w:t>
      </w:r>
      <w:r w:rsidR="00A52FB1" w:rsidRPr="000753EB">
        <w:rPr>
          <w:rFonts w:ascii="Courier New" w:hAnsi="Courier New" w:cs="Courier New"/>
          <w:b/>
          <w:bCs/>
          <w:lang w:eastAsia="ru-RU"/>
        </w:rPr>
        <w:t xml:space="preserve"> </w:t>
      </w:r>
      <w:r w:rsidR="00A52FB1" w:rsidRPr="00A52FB1">
        <w:rPr>
          <w:rFonts w:ascii="Courier New" w:hAnsi="Courier New" w:cs="Courier New"/>
          <w:b/>
          <w:bCs/>
          <w:lang w:eastAsia="ru-RU"/>
        </w:rPr>
        <w:t>начиная</w:t>
      </w:r>
      <w:r w:rsidR="00A52FB1" w:rsidRPr="000753EB">
        <w:rPr>
          <w:rFonts w:ascii="Courier New" w:hAnsi="Courier New" w:cs="Courier New"/>
          <w:b/>
          <w:bCs/>
          <w:lang w:eastAsia="ru-RU"/>
        </w:rPr>
        <w:t xml:space="preserve"> </w:t>
      </w:r>
      <w:r w:rsidR="00A52FB1" w:rsidRPr="00A52FB1">
        <w:rPr>
          <w:rFonts w:ascii="Courier New" w:hAnsi="Courier New" w:cs="Courier New"/>
          <w:b/>
          <w:bCs/>
          <w:lang w:eastAsia="ru-RU"/>
        </w:rPr>
        <w:t>с</w:t>
      </w:r>
      <w:r w:rsidR="00A52FB1" w:rsidRPr="000753EB">
        <w:rPr>
          <w:rFonts w:ascii="Courier New" w:hAnsi="Courier New" w:cs="Courier New"/>
          <w:b/>
          <w:bCs/>
          <w:lang w:eastAsia="ru-RU"/>
        </w:rPr>
        <w:t xml:space="preserve"> 0</w:t>
      </w:r>
      <w:r w:rsidR="00A52FB1" w:rsidRPr="000753EB">
        <w:rPr>
          <w:rFonts w:ascii="Courier New" w:hAnsi="Courier New" w:cs="Courier New"/>
          <w:b/>
          <w:bCs/>
          <w:lang w:eastAsia="ru-RU"/>
        </w:rPr>
        <w:br/>
      </w:r>
      <w:r w:rsidRPr="00D578C8">
        <w:rPr>
          <w:rFonts w:ascii="Courier New" w:hAnsi="Courier New" w:cs="Courier New"/>
          <w:b/>
          <w:bCs/>
          <w:lang w:val="en-US" w:eastAsia="ru-RU"/>
        </w:rPr>
        <w:t> </w:t>
      </w:r>
      <w:r w:rsidRPr="000753EB">
        <w:rPr>
          <w:rFonts w:ascii="Courier New" w:hAnsi="Courier New" w:cs="Courier New"/>
          <w:b/>
          <w:bCs/>
          <w:lang w:eastAsia="ru-RU"/>
        </w:rPr>
        <w:t>* @</w:t>
      </w:r>
      <w:r w:rsidRPr="00D578C8">
        <w:rPr>
          <w:rFonts w:ascii="Courier New" w:hAnsi="Courier New" w:cs="Courier New"/>
          <w:b/>
          <w:bCs/>
          <w:lang w:val="en-US" w:eastAsia="ru-RU"/>
        </w:rPr>
        <w:t>return</w:t>
      </w:r>
      <w:r w:rsidRPr="000753EB">
        <w:rPr>
          <w:rFonts w:ascii="Courier New" w:hAnsi="Courier New" w:cs="Courier New"/>
          <w:b/>
          <w:bCs/>
          <w:lang w:eastAsia="ru-RU"/>
        </w:rPr>
        <w:t xml:space="preserve"> 0 </w:t>
      </w:r>
      <w:r w:rsidR="00A52FB1" w:rsidRPr="00972F5B">
        <w:rPr>
          <w:rFonts w:ascii="Courier New" w:hAnsi="Courier New" w:cs="Courier New"/>
          <w:b/>
          <w:bCs/>
          <w:lang w:eastAsia="ru-RU"/>
        </w:rPr>
        <w:t>если</w:t>
      </w:r>
      <w:r w:rsidR="00A52FB1" w:rsidRPr="000753EB">
        <w:rPr>
          <w:rFonts w:ascii="Courier New" w:hAnsi="Courier New" w:cs="Courier New"/>
          <w:b/>
          <w:bCs/>
          <w:lang w:eastAsia="ru-RU"/>
        </w:rPr>
        <w:t xml:space="preserve"> </w:t>
      </w:r>
      <w:r w:rsidR="00A52FB1" w:rsidRPr="00972F5B">
        <w:rPr>
          <w:rFonts w:ascii="Courier New" w:hAnsi="Courier New" w:cs="Courier New"/>
          <w:b/>
          <w:bCs/>
          <w:lang w:eastAsia="ru-RU"/>
        </w:rPr>
        <w:t>вывод</w:t>
      </w:r>
      <w:r w:rsidR="00A52FB1" w:rsidRPr="000753EB">
        <w:rPr>
          <w:rFonts w:ascii="Courier New" w:hAnsi="Courier New" w:cs="Courier New"/>
          <w:b/>
          <w:bCs/>
          <w:lang w:eastAsia="ru-RU"/>
        </w:rPr>
        <w:t xml:space="preserve"> </w:t>
      </w:r>
      <w:r w:rsidR="00A52FB1" w:rsidRPr="00972F5B">
        <w:rPr>
          <w:rFonts w:ascii="Courier New" w:hAnsi="Courier New" w:cs="Courier New"/>
          <w:b/>
          <w:bCs/>
          <w:lang w:eastAsia="ru-RU"/>
        </w:rPr>
        <w:t>успешно</w:t>
      </w:r>
      <w:r w:rsidR="00A52FB1" w:rsidRPr="000753EB">
        <w:rPr>
          <w:rFonts w:ascii="Courier New" w:hAnsi="Courier New" w:cs="Courier New"/>
          <w:b/>
          <w:bCs/>
          <w:lang w:eastAsia="ru-RU"/>
        </w:rPr>
        <w:t xml:space="preserve"> </w:t>
      </w:r>
      <w:r w:rsidR="00A52FB1" w:rsidRPr="00972F5B">
        <w:rPr>
          <w:rFonts w:ascii="Courier New" w:hAnsi="Courier New" w:cs="Courier New"/>
          <w:b/>
          <w:bCs/>
          <w:lang w:eastAsia="ru-RU"/>
        </w:rPr>
        <w:t>включен</w:t>
      </w:r>
      <w:r w:rsidRPr="000753EB">
        <w:rPr>
          <w:rFonts w:ascii="Courier New" w:hAnsi="Courier New" w:cs="Courier New"/>
          <w:b/>
          <w:bCs/>
          <w:lang w:eastAsia="ru-RU"/>
        </w:rPr>
        <w:br/>
      </w:r>
      <w:r w:rsidRPr="00D578C8">
        <w:rPr>
          <w:rFonts w:ascii="Courier New" w:hAnsi="Courier New" w:cs="Courier New"/>
          <w:b/>
          <w:bCs/>
          <w:lang w:val="en-US" w:eastAsia="ru-RU"/>
        </w:rPr>
        <w:t> </w:t>
      </w:r>
      <w:r w:rsidRPr="000753EB">
        <w:rPr>
          <w:rFonts w:ascii="Courier New" w:hAnsi="Courier New" w:cs="Courier New"/>
          <w:b/>
          <w:bCs/>
          <w:lang w:eastAsia="ru-RU"/>
        </w:rPr>
        <w:t>*/</w:t>
      </w:r>
      <w:r w:rsidRPr="000753EB">
        <w:rPr>
          <w:rFonts w:ascii="Courier New" w:hAnsi="Courier New" w:cs="Courier New"/>
          <w:b/>
          <w:bCs/>
          <w:lang w:eastAsia="ru-RU"/>
        </w:rPr>
        <w:br/>
        <w:t>__</w:t>
      </w:r>
      <w:r w:rsidRPr="00D578C8">
        <w:rPr>
          <w:rFonts w:ascii="Courier New" w:hAnsi="Courier New" w:cs="Courier New"/>
          <w:b/>
          <w:bCs/>
          <w:lang w:val="en-US" w:eastAsia="ru-RU"/>
        </w:rPr>
        <w:t>inline</w:t>
      </w:r>
      <w:r w:rsidRPr="000753EB">
        <w:rPr>
          <w:rFonts w:ascii="Courier New" w:hAnsi="Courier New" w:cs="Courier New"/>
          <w:b/>
          <w:bCs/>
          <w:lang w:eastAsia="ru-RU"/>
        </w:rPr>
        <w:t xml:space="preserve">__ </w:t>
      </w:r>
      <w:r w:rsidRPr="00D578C8">
        <w:rPr>
          <w:rFonts w:ascii="Courier New" w:hAnsi="Courier New" w:cs="Courier New"/>
          <w:b/>
          <w:bCs/>
          <w:lang w:val="en-US" w:eastAsia="ru-RU"/>
        </w:rPr>
        <w:t>int</w:t>
      </w:r>
      <w:r w:rsidRPr="000753EB">
        <w:rPr>
          <w:rFonts w:ascii="Courier New" w:hAnsi="Courier New" w:cs="Courier New"/>
          <w:b/>
          <w:bCs/>
          <w:lang w:eastAsia="ru-RU"/>
        </w:rPr>
        <w:t xml:space="preserve"> </w:t>
      </w:r>
      <w:r w:rsidRPr="00D578C8">
        <w:rPr>
          <w:rFonts w:ascii="Courier New" w:hAnsi="Courier New" w:cs="Courier New"/>
          <w:b/>
          <w:bCs/>
          <w:lang w:val="en-US" w:eastAsia="ru-RU"/>
        </w:rPr>
        <w:t>metal</w:t>
      </w:r>
      <w:r w:rsidRPr="000753EB">
        <w:rPr>
          <w:rFonts w:ascii="Courier New" w:hAnsi="Courier New" w:cs="Courier New"/>
          <w:b/>
          <w:bCs/>
          <w:lang w:eastAsia="ru-RU"/>
        </w:rPr>
        <w:t>_</w:t>
      </w:r>
      <w:proofErr w:type="spellStart"/>
      <w:r w:rsidRPr="00D578C8">
        <w:rPr>
          <w:rFonts w:ascii="Courier New" w:hAnsi="Courier New" w:cs="Courier New"/>
          <w:b/>
          <w:bCs/>
          <w:lang w:val="en-US" w:eastAsia="ru-RU"/>
        </w:rPr>
        <w:t>gpio</w:t>
      </w:r>
      <w:proofErr w:type="spellEnd"/>
      <w:r w:rsidRPr="000753EB">
        <w:rPr>
          <w:rFonts w:ascii="Courier New" w:hAnsi="Courier New" w:cs="Courier New"/>
          <w:b/>
          <w:bCs/>
          <w:lang w:eastAsia="ru-RU"/>
        </w:rPr>
        <w:t>_</w:t>
      </w:r>
      <w:r w:rsidRPr="00D578C8">
        <w:rPr>
          <w:rFonts w:ascii="Courier New" w:hAnsi="Courier New" w:cs="Courier New"/>
          <w:b/>
          <w:bCs/>
          <w:lang w:val="en-US" w:eastAsia="ru-RU"/>
        </w:rPr>
        <w:t>enable</w:t>
      </w:r>
      <w:r w:rsidRPr="000753EB">
        <w:rPr>
          <w:rFonts w:ascii="Courier New" w:hAnsi="Courier New" w:cs="Courier New"/>
          <w:b/>
          <w:bCs/>
          <w:lang w:eastAsia="ru-RU"/>
        </w:rPr>
        <w:t>_</w:t>
      </w:r>
      <w:r w:rsidRPr="00D578C8">
        <w:rPr>
          <w:rFonts w:ascii="Courier New" w:hAnsi="Courier New" w:cs="Courier New"/>
          <w:b/>
          <w:bCs/>
          <w:lang w:val="en-US" w:eastAsia="ru-RU"/>
        </w:rPr>
        <w:t>output</w:t>
      </w:r>
      <w:r w:rsidRPr="000753EB">
        <w:rPr>
          <w:rFonts w:ascii="Courier New" w:hAnsi="Courier New" w:cs="Courier New"/>
          <w:b/>
          <w:bCs/>
          <w:lang w:eastAsia="ru-RU"/>
        </w:rPr>
        <w:t>(</w:t>
      </w:r>
      <w:r w:rsidRPr="00D578C8">
        <w:rPr>
          <w:rFonts w:ascii="Courier New" w:hAnsi="Courier New" w:cs="Courier New"/>
          <w:b/>
          <w:bCs/>
          <w:lang w:val="en-US" w:eastAsia="ru-RU"/>
        </w:rPr>
        <w:t>struct</w:t>
      </w:r>
      <w:r w:rsidRPr="000753EB">
        <w:rPr>
          <w:rFonts w:ascii="Courier New" w:hAnsi="Courier New" w:cs="Courier New"/>
          <w:b/>
          <w:bCs/>
          <w:lang w:eastAsia="ru-RU"/>
        </w:rPr>
        <w:t xml:space="preserve"> </w:t>
      </w:r>
      <w:r w:rsidRPr="00D578C8">
        <w:rPr>
          <w:rFonts w:ascii="Courier New" w:hAnsi="Courier New" w:cs="Courier New"/>
          <w:b/>
          <w:bCs/>
          <w:lang w:val="en-US" w:eastAsia="ru-RU"/>
        </w:rPr>
        <w:t>metal</w:t>
      </w:r>
      <w:r w:rsidRPr="000753EB">
        <w:rPr>
          <w:rFonts w:ascii="Courier New" w:hAnsi="Courier New" w:cs="Courier New"/>
          <w:b/>
          <w:bCs/>
          <w:lang w:eastAsia="ru-RU"/>
        </w:rPr>
        <w:t>_</w:t>
      </w:r>
      <w:proofErr w:type="spellStart"/>
      <w:r w:rsidRPr="00D578C8">
        <w:rPr>
          <w:rFonts w:ascii="Courier New" w:hAnsi="Courier New" w:cs="Courier New"/>
          <w:b/>
          <w:bCs/>
          <w:lang w:val="en-US" w:eastAsia="ru-RU"/>
        </w:rPr>
        <w:t>gpio</w:t>
      </w:r>
      <w:proofErr w:type="spellEnd"/>
      <w:r w:rsidRPr="000753EB">
        <w:rPr>
          <w:rFonts w:ascii="Courier New" w:hAnsi="Courier New" w:cs="Courier New"/>
          <w:b/>
          <w:bCs/>
          <w:lang w:eastAsia="ru-RU"/>
        </w:rPr>
        <w:t xml:space="preserve"> *</w:t>
      </w:r>
      <w:proofErr w:type="spellStart"/>
      <w:r w:rsidRPr="00D578C8">
        <w:rPr>
          <w:rFonts w:ascii="Courier New" w:hAnsi="Courier New" w:cs="Courier New"/>
          <w:b/>
          <w:bCs/>
          <w:lang w:val="en-US" w:eastAsia="ru-RU"/>
        </w:rPr>
        <w:t>gpio</w:t>
      </w:r>
      <w:proofErr w:type="spellEnd"/>
      <w:r w:rsidRPr="000753EB">
        <w:rPr>
          <w:rFonts w:ascii="Courier New" w:hAnsi="Courier New" w:cs="Courier New"/>
          <w:b/>
          <w:bCs/>
          <w:lang w:eastAsia="ru-RU"/>
        </w:rPr>
        <w:t xml:space="preserve">, </w:t>
      </w:r>
      <w:r w:rsidRPr="00D578C8">
        <w:rPr>
          <w:rFonts w:ascii="Courier New" w:hAnsi="Courier New" w:cs="Courier New"/>
          <w:b/>
          <w:bCs/>
          <w:lang w:val="en-US" w:eastAsia="ru-RU"/>
        </w:rPr>
        <w:t>int</w:t>
      </w:r>
      <w:r w:rsidRPr="000753EB">
        <w:rPr>
          <w:rFonts w:ascii="Courier New" w:hAnsi="Courier New" w:cs="Courier New"/>
          <w:b/>
          <w:bCs/>
          <w:lang w:eastAsia="ru-RU"/>
        </w:rPr>
        <w:t xml:space="preserve"> </w:t>
      </w:r>
      <w:r w:rsidRPr="00D578C8">
        <w:rPr>
          <w:rFonts w:ascii="Courier New" w:hAnsi="Courier New" w:cs="Courier New"/>
          <w:b/>
          <w:bCs/>
          <w:lang w:val="en-US" w:eastAsia="ru-RU"/>
        </w:rPr>
        <w:t>pin</w:t>
      </w:r>
      <w:r w:rsidRPr="000753EB">
        <w:rPr>
          <w:rFonts w:ascii="Courier New" w:hAnsi="Courier New" w:cs="Courier New"/>
          <w:b/>
          <w:bCs/>
          <w:lang w:eastAsia="ru-RU"/>
        </w:rPr>
        <w:t>){</w:t>
      </w:r>
      <w:r w:rsidRPr="000753EB">
        <w:rPr>
          <w:rFonts w:ascii="Courier New" w:hAnsi="Courier New" w:cs="Courier New"/>
          <w:b/>
          <w:bCs/>
          <w:lang w:eastAsia="ru-RU"/>
        </w:rPr>
        <w:br/>
      </w:r>
      <w:r w:rsidRPr="00D578C8">
        <w:rPr>
          <w:rFonts w:ascii="Courier New" w:hAnsi="Courier New" w:cs="Courier New"/>
          <w:b/>
          <w:bCs/>
          <w:lang w:val="en-US" w:eastAsia="ru-RU"/>
        </w:rPr>
        <w:t> </w:t>
      </w:r>
      <w:r w:rsidRPr="000753EB">
        <w:rPr>
          <w:rFonts w:ascii="Courier New" w:hAnsi="Courier New" w:cs="Courier New"/>
          <w:b/>
          <w:bCs/>
          <w:lang w:eastAsia="ru-RU"/>
        </w:rPr>
        <w:t xml:space="preserve"> </w:t>
      </w:r>
      <w:r w:rsidRPr="00D578C8">
        <w:rPr>
          <w:rFonts w:ascii="Courier New" w:hAnsi="Courier New" w:cs="Courier New"/>
          <w:b/>
          <w:bCs/>
          <w:lang w:val="en-US" w:eastAsia="ru-RU"/>
        </w:rPr>
        <w:t> </w:t>
      </w:r>
      <w:r w:rsidRPr="000753EB">
        <w:rPr>
          <w:rFonts w:ascii="Courier New" w:hAnsi="Courier New" w:cs="Courier New"/>
          <w:b/>
          <w:bCs/>
          <w:lang w:eastAsia="ru-RU"/>
        </w:rPr>
        <w:t xml:space="preserve"> </w:t>
      </w:r>
      <w:r w:rsidRPr="00D578C8">
        <w:rPr>
          <w:rFonts w:ascii="Courier New" w:hAnsi="Courier New" w:cs="Courier New"/>
          <w:b/>
          <w:bCs/>
          <w:lang w:val="en-US" w:eastAsia="ru-RU"/>
        </w:rPr>
        <w:t>if</w:t>
      </w:r>
      <w:r w:rsidRPr="000753EB">
        <w:rPr>
          <w:rFonts w:ascii="Courier New" w:hAnsi="Courier New" w:cs="Courier New"/>
          <w:b/>
          <w:bCs/>
          <w:lang w:eastAsia="ru-RU"/>
        </w:rPr>
        <w:t xml:space="preserve"> (!</w:t>
      </w:r>
      <w:proofErr w:type="spellStart"/>
      <w:r w:rsidRPr="00D578C8">
        <w:rPr>
          <w:rFonts w:ascii="Courier New" w:hAnsi="Courier New" w:cs="Courier New"/>
          <w:b/>
          <w:bCs/>
          <w:lang w:val="en-US" w:eastAsia="ru-RU"/>
        </w:rPr>
        <w:t>gpio</w:t>
      </w:r>
      <w:proofErr w:type="spellEnd"/>
      <w:r w:rsidRPr="000753EB">
        <w:rPr>
          <w:rFonts w:ascii="Courier New" w:hAnsi="Courier New" w:cs="Courier New"/>
          <w:b/>
          <w:bCs/>
          <w:lang w:eastAsia="ru-RU"/>
        </w:rPr>
        <w:t>) {</w:t>
      </w:r>
      <w:r w:rsidRPr="000753EB">
        <w:rPr>
          <w:rFonts w:ascii="Courier New" w:hAnsi="Courier New" w:cs="Courier New"/>
          <w:b/>
          <w:bCs/>
          <w:lang w:eastAsia="ru-RU"/>
        </w:rPr>
        <w:br/>
      </w:r>
      <w:r w:rsidRPr="00D578C8">
        <w:rPr>
          <w:rFonts w:ascii="Courier New" w:hAnsi="Courier New" w:cs="Courier New"/>
          <w:b/>
          <w:bCs/>
          <w:lang w:val="en-US" w:eastAsia="ru-RU"/>
        </w:rPr>
        <w:lastRenderedPageBreak/>
        <w:t> </w:t>
      </w:r>
      <w:r w:rsidRPr="000753EB">
        <w:rPr>
          <w:rFonts w:ascii="Courier New" w:hAnsi="Courier New" w:cs="Courier New"/>
          <w:b/>
          <w:bCs/>
          <w:lang w:eastAsia="ru-RU"/>
        </w:rPr>
        <w:t xml:space="preserve"> </w:t>
      </w:r>
      <w:r w:rsidRPr="00D578C8">
        <w:rPr>
          <w:rFonts w:ascii="Courier New" w:hAnsi="Courier New" w:cs="Courier New"/>
          <w:b/>
          <w:bCs/>
          <w:lang w:val="en-US" w:eastAsia="ru-RU"/>
        </w:rPr>
        <w:t> </w:t>
      </w:r>
      <w:r w:rsidRPr="000753EB">
        <w:rPr>
          <w:rFonts w:ascii="Courier New" w:hAnsi="Courier New" w:cs="Courier New"/>
          <w:b/>
          <w:bCs/>
          <w:lang w:eastAsia="ru-RU"/>
        </w:rPr>
        <w:t xml:space="preserve"> </w:t>
      </w:r>
      <w:r w:rsidRPr="00D578C8">
        <w:rPr>
          <w:rFonts w:ascii="Courier New" w:hAnsi="Courier New" w:cs="Courier New"/>
          <w:b/>
          <w:bCs/>
          <w:lang w:val="en-US" w:eastAsia="ru-RU"/>
        </w:rPr>
        <w:t> </w:t>
      </w:r>
      <w:r w:rsidRPr="000753EB">
        <w:rPr>
          <w:rFonts w:ascii="Courier New" w:hAnsi="Courier New" w:cs="Courier New"/>
          <w:b/>
          <w:bCs/>
          <w:lang w:eastAsia="ru-RU"/>
        </w:rPr>
        <w:t xml:space="preserve"> </w:t>
      </w:r>
      <w:r w:rsidRPr="00D578C8">
        <w:rPr>
          <w:rFonts w:ascii="Courier New" w:hAnsi="Courier New" w:cs="Courier New"/>
          <w:b/>
          <w:bCs/>
          <w:lang w:val="en-US" w:eastAsia="ru-RU"/>
        </w:rPr>
        <w:t> </w:t>
      </w:r>
      <w:r w:rsidRPr="000753EB">
        <w:rPr>
          <w:rFonts w:ascii="Courier New" w:hAnsi="Courier New" w:cs="Courier New"/>
          <w:b/>
          <w:bCs/>
          <w:lang w:eastAsia="ru-RU"/>
        </w:rPr>
        <w:t xml:space="preserve"> </w:t>
      </w:r>
      <w:r w:rsidRPr="00D578C8">
        <w:rPr>
          <w:rFonts w:ascii="Courier New" w:hAnsi="Courier New" w:cs="Courier New"/>
          <w:b/>
          <w:bCs/>
          <w:lang w:val="en-US" w:eastAsia="ru-RU"/>
        </w:rPr>
        <w:t>return</w:t>
      </w:r>
      <w:r w:rsidRPr="000753EB">
        <w:rPr>
          <w:rFonts w:ascii="Courier New" w:hAnsi="Courier New" w:cs="Courier New"/>
          <w:b/>
          <w:bCs/>
          <w:lang w:eastAsia="ru-RU"/>
        </w:rPr>
        <w:t xml:space="preserve"> 1;</w:t>
      </w:r>
      <w:r w:rsidRPr="000753EB">
        <w:rPr>
          <w:rFonts w:ascii="Courier New" w:hAnsi="Courier New" w:cs="Courier New"/>
          <w:b/>
          <w:bCs/>
          <w:lang w:eastAsia="ru-RU"/>
        </w:rPr>
        <w:br/>
      </w:r>
      <w:r w:rsidRPr="00D578C8">
        <w:rPr>
          <w:rFonts w:ascii="Courier New" w:hAnsi="Courier New" w:cs="Courier New"/>
          <w:b/>
          <w:bCs/>
          <w:lang w:val="en-US" w:eastAsia="ru-RU"/>
        </w:rPr>
        <w:t> </w:t>
      </w:r>
      <w:r w:rsidRPr="000753EB">
        <w:rPr>
          <w:rFonts w:ascii="Courier New" w:hAnsi="Courier New" w:cs="Courier New"/>
          <w:b/>
          <w:bCs/>
          <w:lang w:eastAsia="ru-RU"/>
        </w:rPr>
        <w:t xml:space="preserve"> </w:t>
      </w:r>
      <w:r w:rsidRPr="00D578C8">
        <w:rPr>
          <w:rFonts w:ascii="Courier New" w:hAnsi="Courier New" w:cs="Courier New"/>
          <w:b/>
          <w:bCs/>
          <w:lang w:val="en-US" w:eastAsia="ru-RU"/>
        </w:rPr>
        <w:t> </w:t>
      </w:r>
      <w:r w:rsidRPr="000753EB">
        <w:rPr>
          <w:rFonts w:ascii="Courier New" w:hAnsi="Courier New" w:cs="Courier New"/>
          <w:b/>
          <w:bCs/>
          <w:lang w:eastAsia="ru-RU"/>
        </w:rPr>
        <w:t xml:space="preserve"> }</w:t>
      </w:r>
    </w:p>
    <w:p w14:paraId="7049C027" w14:textId="77777777" w:rsidR="00D578C8" w:rsidRPr="00D578C8" w:rsidRDefault="00D578C8" w:rsidP="00D578C8">
      <w:pPr>
        <w:rPr>
          <w:lang w:val="en-US" w:eastAsia="ru-RU"/>
        </w:rPr>
      </w:pPr>
      <w:r w:rsidRPr="00D578C8">
        <w:rPr>
          <w:rFonts w:ascii="Courier New" w:hAnsi="Courier New" w:cs="Courier New"/>
          <w:b/>
          <w:bCs/>
          <w:lang w:val="en-US" w:eastAsia="ru-RU"/>
        </w:rPr>
        <w:t> </w:t>
      </w:r>
      <w:r w:rsidRPr="000753EB">
        <w:rPr>
          <w:rFonts w:ascii="Courier New" w:hAnsi="Courier New" w:cs="Courier New"/>
          <w:b/>
          <w:bCs/>
          <w:lang w:eastAsia="ru-RU"/>
        </w:rPr>
        <w:t xml:space="preserve"> </w:t>
      </w:r>
      <w:r w:rsidRPr="00D578C8">
        <w:rPr>
          <w:rFonts w:ascii="Courier New" w:hAnsi="Courier New" w:cs="Courier New"/>
          <w:b/>
          <w:bCs/>
          <w:lang w:val="en-US" w:eastAsia="ru-RU"/>
        </w:rPr>
        <w:t> </w:t>
      </w:r>
      <w:r w:rsidRPr="000753EB">
        <w:rPr>
          <w:rFonts w:ascii="Courier New" w:hAnsi="Courier New" w:cs="Courier New"/>
          <w:b/>
          <w:bCs/>
          <w:lang w:eastAsia="ru-RU"/>
        </w:rPr>
        <w:t xml:space="preserve"> </w:t>
      </w:r>
      <w:r w:rsidRPr="00D578C8">
        <w:rPr>
          <w:rFonts w:ascii="Courier New" w:hAnsi="Courier New" w:cs="Courier New"/>
          <w:b/>
          <w:bCs/>
          <w:lang w:val="en-US" w:eastAsia="ru-RU"/>
        </w:rPr>
        <w:t xml:space="preserve">return </w:t>
      </w:r>
      <w:proofErr w:type="spellStart"/>
      <w:r w:rsidRPr="00D578C8">
        <w:rPr>
          <w:rFonts w:ascii="Courier New" w:hAnsi="Courier New" w:cs="Courier New"/>
          <w:b/>
          <w:bCs/>
          <w:lang w:val="en-US" w:eastAsia="ru-RU"/>
        </w:rPr>
        <w:t>gpio</w:t>
      </w:r>
      <w:proofErr w:type="spellEnd"/>
      <w:r w:rsidRPr="00D578C8">
        <w:rPr>
          <w:rFonts w:ascii="Courier New" w:hAnsi="Courier New" w:cs="Courier New"/>
          <w:b/>
          <w:bCs/>
          <w:lang w:val="en-US" w:eastAsia="ru-RU"/>
        </w:rPr>
        <w:t>-&gt;</w:t>
      </w:r>
      <w:proofErr w:type="spellStart"/>
      <w:r w:rsidRPr="00D578C8">
        <w:rPr>
          <w:rFonts w:ascii="Courier New" w:hAnsi="Courier New" w:cs="Courier New"/>
          <w:b/>
          <w:bCs/>
          <w:lang w:val="en-US" w:eastAsia="ru-RU"/>
        </w:rPr>
        <w:t>vtable</w:t>
      </w:r>
      <w:proofErr w:type="spellEnd"/>
      <w:r w:rsidRPr="00D578C8">
        <w:rPr>
          <w:rFonts w:ascii="Courier New" w:hAnsi="Courier New" w:cs="Courier New"/>
          <w:b/>
          <w:bCs/>
          <w:lang w:val="en-US" w:eastAsia="ru-RU"/>
        </w:rPr>
        <w:t>-&gt;</w:t>
      </w:r>
      <w:proofErr w:type="spellStart"/>
      <w:r w:rsidRPr="00D578C8">
        <w:rPr>
          <w:rFonts w:ascii="Courier New" w:hAnsi="Courier New" w:cs="Courier New"/>
          <w:b/>
          <w:bCs/>
          <w:lang w:val="en-US" w:eastAsia="ru-RU"/>
        </w:rPr>
        <w:t>enable_output</w:t>
      </w:r>
      <w:proofErr w:type="spellEnd"/>
      <w:r w:rsidRPr="00D578C8">
        <w:rPr>
          <w:rFonts w:ascii="Courier New" w:hAnsi="Courier New" w:cs="Courier New"/>
          <w:b/>
          <w:bCs/>
          <w:lang w:val="en-US" w:eastAsia="ru-RU"/>
        </w:rPr>
        <w:t>(</w:t>
      </w:r>
      <w:proofErr w:type="spellStart"/>
      <w:r w:rsidRPr="00D578C8">
        <w:rPr>
          <w:rFonts w:ascii="Courier New" w:hAnsi="Courier New" w:cs="Courier New"/>
          <w:b/>
          <w:bCs/>
          <w:lang w:val="en-US" w:eastAsia="ru-RU"/>
        </w:rPr>
        <w:t>gpio</w:t>
      </w:r>
      <w:proofErr w:type="spellEnd"/>
      <w:r w:rsidRPr="00D578C8">
        <w:rPr>
          <w:rFonts w:ascii="Courier New" w:hAnsi="Courier New" w:cs="Courier New"/>
          <w:b/>
          <w:bCs/>
          <w:lang w:val="en-US" w:eastAsia="ru-RU"/>
        </w:rPr>
        <w:t>, (1 &lt;&lt; pin));</w:t>
      </w:r>
      <w:r w:rsidRPr="00D578C8">
        <w:rPr>
          <w:rFonts w:ascii="Courier New" w:hAnsi="Courier New" w:cs="Courier New"/>
          <w:b/>
          <w:bCs/>
          <w:lang w:val="en-US" w:eastAsia="ru-RU"/>
        </w:rPr>
        <w:br/>
        <w:t>}</w:t>
      </w:r>
    </w:p>
    <w:p w14:paraId="585D9D50" w14:textId="77777777" w:rsidR="00A52FB1" w:rsidRPr="00A52FB1" w:rsidRDefault="00A52FB1" w:rsidP="00D578C8">
      <w:pPr>
        <w:rPr>
          <w:lang w:eastAsia="ru-RU"/>
        </w:rPr>
      </w:pPr>
      <w:r w:rsidRPr="00A52FB1">
        <w:rPr>
          <w:lang w:eastAsia="ru-RU"/>
        </w:rPr>
        <w:t xml:space="preserve">Параметр </w:t>
      </w:r>
      <w:proofErr w:type="spellStart"/>
      <w:r w:rsidRPr="00D578C8">
        <w:rPr>
          <w:rFonts w:ascii="Courier New" w:hAnsi="Courier New" w:cs="Courier New"/>
          <w:b/>
          <w:bCs/>
          <w:lang w:val="en-US" w:eastAsia="ru-RU"/>
        </w:rPr>
        <w:t>gpio</w:t>
      </w:r>
      <w:proofErr w:type="spellEnd"/>
      <w:r w:rsidRPr="00A52FB1">
        <w:rPr>
          <w:lang w:eastAsia="ru-RU"/>
        </w:rPr>
        <w:t xml:space="preserve"> является указателем на </w:t>
      </w:r>
      <w:r w:rsidRPr="00D578C8">
        <w:rPr>
          <w:rFonts w:ascii="Courier New" w:hAnsi="Courier New" w:cs="Courier New"/>
          <w:b/>
          <w:bCs/>
          <w:lang w:val="en-US" w:eastAsia="ru-RU"/>
        </w:rPr>
        <w:t>struct</w:t>
      </w:r>
      <w:r w:rsidRPr="00A52FB1">
        <w:rPr>
          <w:lang w:eastAsia="ru-RU"/>
        </w:rPr>
        <w:t xml:space="preserve"> </w:t>
      </w:r>
      <w:r w:rsidRPr="00D578C8">
        <w:rPr>
          <w:rFonts w:ascii="Courier New" w:hAnsi="Courier New" w:cs="Courier New"/>
          <w:b/>
          <w:bCs/>
          <w:lang w:val="en-US" w:eastAsia="ru-RU"/>
        </w:rPr>
        <w:t>metal</w:t>
      </w:r>
      <w:r w:rsidRPr="00A52FB1">
        <w:rPr>
          <w:rFonts w:ascii="Courier New" w:hAnsi="Courier New" w:cs="Courier New"/>
          <w:b/>
          <w:bCs/>
          <w:lang w:eastAsia="ru-RU"/>
        </w:rPr>
        <w:t>_</w:t>
      </w:r>
      <w:proofErr w:type="spellStart"/>
      <w:r w:rsidRPr="00D578C8">
        <w:rPr>
          <w:rFonts w:ascii="Courier New" w:hAnsi="Courier New" w:cs="Courier New"/>
          <w:b/>
          <w:bCs/>
          <w:lang w:val="en-US" w:eastAsia="ru-RU"/>
        </w:rPr>
        <w:t>gpio</w:t>
      </w:r>
      <w:proofErr w:type="spellEnd"/>
      <w:r w:rsidRPr="00A52FB1">
        <w:rPr>
          <w:lang w:eastAsia="ru-RU"/>
        </w:rPr>
        <w:t xml:space="preserve">. Эта функция сначала проверяет, действителен ли дескриптор </w:t>
      </w:r>
      <w:proofErr w:type="spellStart"/>
      <w:r w:rsidRPr="00D578C8">
        <w:rPr>
          <w:rFonts w:ascii="Courier New" w:hAnsi="Courier New" w:cs="Courier New"/>
          <w:b/>
          <w:bCs/>
          <w:lang w:val="en-US" w:eastAsia="ru-RU"/>
        </w:rPr>
        <w:t>gpio</w:t>
      </w:r>
      <w:proofErr w:type="spellEnd"/>
      <w:r w:rsidRPr="00A52FB1">
        <w:rPr>
          <w:lang w:eastAsia="ru-RU"/>
        </w:rPr>
        <w:t xml:space="preserve">, а затем вызывает другую функцию с именем </w:t>
      </w:r>
      <w:r w:rsidRPr="00D578C8">
        <w:rPr>
          <w:rFonts w:ascii="Courier New" w:hAnsi="Courier New" w:cs="Courier New"/>
          <w:b/>
          <w:bCs/>
          <w:lang w:val="en-US" w:eastAsia="ru-RU"/>
        </w:rPr>
        <w:t>enable</w:t>
      </w:r>
      <w:r w:rsidRPr="00A52FB1">
        <w:rPr>
          <w:rFonts w:ascii="Courier New" w:hAnsi="Courier New" w:cs="Courier New"/>
          <w:b/>
          <w:bCs/>
          <w:lang w:eastAsia="ru-RU"/>
        </w:rPr>
        <w:t>_</w:t>
      </w:r>
      <w:r w:rsidRPr="00D578C8">
        <w:rPr>
          <w:rFonts w:ascii="Courier New" w:hAnsi="Courier New" w:cs="Courier New"/>
          <w:b/>
          <w:bCs/>
          <w:lang w:val="en-US" w:eastAsia="ru-RU"/>
        </w:rPr>
        <w:t>output</w:t>
      </w:r>
      <w:r w:rsidRPr="00A52FB1">
        <w:rPr>
          <w:rFonts w:ascii="Courier New" w:hAnsi="Courier New" w:cs="Courier New"/>
          <w:b/>
          <w:bCs/>
          <w:lang w:eastAsia="ru-RU"/>
        </w:rPr>
        <w:t>()</w:t>
      </w:r>
      <w:r w:rsidRPr="00A52FB1">
        <w:rPr>
          <w:lang w:eastAsia="ru-RU"/>
        </w:rPr>
        <w:t xml:space="preserve">, которая находится в таблице виртуальных функций в дескрипторе </w:t>
      </w:r>
      <w:proofErr w:type="spellStart"/>
      <w:r w:rsidRPr="00D578C8">
        <w:rPr>
          <w:rFonts w:ascii="Courier New" w:hAnsi="Courier New" w:cs="Courier New"/>
          <w:b/>
          <w:bCs/>
          <w:lang w:val="en-US" w:eastAsia="ru-RU"/>
        </w:rPr>
        <w:t>gpio</w:t>
      </w:r>
      <w:proofErr w:type="spellEnd"/>
      <w:r w:rsidRPr="00D578C8">
        <w:rPr>
          <w:lang w:val="en-US" w:eastAsia="ru-RU"/>
        </w:rPr>
        <w:t> </w:t>
      </w:r>
      <w:r w:rsidRPr="00A52FB1">
        <w:rPr>
          <w:lang w:eastAsia="ru-RU"/>
        </w:rPr>
        <w:t>.</w:t>
      </w:r>
    </w:p>
    <w:p w14:paraId="1A68FDBA" w14:textId="77777777" w:rsidR="00A52FB1" w:rsidRPr="00A52FB1" w:rsidRDefault="00A52FB1" w:rsidP="00D578C8">
      <w:pPr>
        <w:rPr>
          <w:lang w:eastAsia="ru-RU"/>
        </w:rPr>
      </w:pPr>
      <w:r w:rsidRPr="00A52FB1">
        <w:rPr>
          <w:lang w:eastAsia="ru-RU"/>
        </w:rPr>
        <w:t xml:space="preserve">Обратите внимание, что второй аргумент </w:t>
      </w:r>
      <w:r w:rsidRPr="00D578C8">
        <w:rPr>
          <w:rFonts w:ascii="Courier New" w:hAnsi="Courier New" w:cs="Courier New"/>
          <w:b/>
          <w:bCs/>
          <w:lang w:val="en-US" w:eastAsia="ru-RU"/>
        </w:rPr>
        <w:t>enable</w:t>
      </w:r>
      <w:r w:rsidRPr="00A52FB1">
        <w:rPr>
          <w:rFonts w:ascii="Courier New" w:hAnsi="Courier New" w:cs="Courier New"/>
          <w:b/>
          <w:bCs/>
          <w:lang w:eastAsia="ru-RU"/>
        </w:rPr>
        <w:t>_</w:t>
      </w:r>
      <w:r w:rsidRPr="00D578C8">
        <w:rPr>
          <w:rFonts w:ascii="Courier New" w:hAnsi="Courier New" w:cs="Courier New"/>
          <w:b/>
          <w:bCs/>
          <w:lang w:val="en-US" w:eastAsia="ru-RU"/>
        </w:rPr>
        <w:t>output</w:t>
      </w:r>
      <w:r w:rsidRPr="00A52FB1">
        <w:rPr>
          <w:rFonts w:ascii="Courier New" w:hAnsi="Courier New" w:cs="Courier New"/>
          <w:b/>
          <w:bCs/>
          <w:lang w:eastAsia="ru-RU"/>
        </w:rPr>
        <w:t>()</w:t>
      </w:r>
      <w:r w:rsidRPr="00D578C8">
        <w:rPr>
          <w:lang w:val="en-US" w:eastAsia="ru-RU"/>
        </w:rPr>
        <w:t> </w:t>
      </w:r>
      <w:r w:rsidRPr="00A52FB1">
        <w:rPr>
          <w:lang w:eastAsia="ru-RU"/>
        </w:rPr>
        <w:t xml:space="preserve">- это маска, созданная путем сдвига константы 1 столько раз влево, сколько указано в аргументе </w:t>
      </w:r>
      <w:r w:rsidRPr="00D578C8">
        <w:rPr>
          <w:rFonts w:ascii="Courier New" w:hAnsi="Courier New" w:cs="Courier New"/>
          <w:b/>
          <w:bCs/>
          <w:lang w:val="en-US" w:eastAsia="ru-RU"/>
        </w:rPr>
        <w:t>pin</w:t>
      </w:r>
      <w:r w:rsidRPr="00D578C8">
        <w:rPr>
          <w:lang w:val="en-US" w:eastAsia="ru-RU"/>
        </w:rPr>
        <w:t> </w:t>
      </w:r>
      <w:r w:rsidRPr="00A52FB1">
        <w:rPr>
          <w:lang w:eastAsia="ru-RU"/>
        </w:rPr>
        <w:t xml:space="preserve"> (</w:t>
      </w:r>
      <w:r w:rsidRPr="00A52FB1">
        <w:rPr>
          <w:rFonts w:ascii="Courier New" w:hAnsi="Courier New" w:cs="Courier New"/>
          <w:b/>
          <w:bCs/>
          <w:lang w:eastAsia="ru-RU"/>
        </w:rPr>
        <w:t xml:space="preserve">1 &lt;&lt; </w:t>
      </w:r>
      <w:r w:rsidRPr="00D578C8">
        <w:rPr>
          <w:rFonts w:ascii="Courier New" w:hAnsi="Courier New" w:cs="Courier New"/>
          <w:b/>
          <w:bCs/>
          <w:lang w:val="en-US" w:eastAsia="ru-RU"/>
        </w:rPr>
        <w:t>pin</w:t>
      </w:r>
      <w:r w:rsidRPr="00A52FB1">
        <w:rPr>
          <w:lang w:eastAsia="ru-RU"/>
        </w:rPr>
        <w:t>). Это потому, что регистр</w:t>
      </w:r>
      <w:r w:rsidRPr="00A52FB1">
        <w:rPr>
          <w:rFonts w:ascii="Courier New" w:hAnsi="Courier New" w:cs="Courier New"/>
          <w:b/>
          <w:bCs/>
          <w:lang w:eastAsia="ru-RU"/>
        </w:rPr>
        <w:t xml:space="preserve"> </w:t>
      </w:r>
      <w:r w:rsidRPr="00D578C8">
        <w:rPr>
          <w:rFonts w:ascii="Courier New" w:hAnsi="Courier New" w:cs="Courier New"/>
          <w:b/>
          <w:bCs/>
          <w:lang w:val="en-US" w:eastAsia="ru-RU"/>
        </w:rPr>
        <w:t>output</w:t>
      </w:r>
      <w:r w:rsidRPr="00A52FB1">
        <w:rPr>
          <w:rFonts w:ascii="Courier New" w:hAnsi="Courier New" w:cs="Courier New"/>
          <w:b/>
          <w:bCs/>
          <w:lang w:eastAsia="ru-RU"/>
        </w:rPr>
        <w:t>_</w:t>
      </w:r>
      <w:proofErr w:type="spellStart"/>
      <w:r w:rsidRPr="00D578C8">
        <w:rPr>
          <w:rFonts w:ascii="Courier New" w:hAnsi="Courier New" w:cs="Courier New"/>
          <w:b/>
          <w:bCs/>
          <w:lang w:val="en-US" w:eastAsia="ru-RU"/>
        </w:rPr>
        <w:t>en</w:t>
      </w:r>
      <w:proofErr w:type="spellEnd"/>
      <w:r w:rsidRPr="00D578C8">
        <w:rPr>
          <w:lang w:val="en-US" w:eastAsia="ru-RU"/>
        </w:rPr>
        <w:t> </w:t>
      </w:r>
      <w:r w:rsidRPr="00A52FB1">
        <w:rPr>
          <w:lang w:eastAsia="ru-RU"/>
        </w:rPr>
        <w:t xml:space="preserve"> (как и практически любой другой регистр конфигурации) работает побитовым образом. Так, например, чтобы включить вывод для вывода 4 в </w:t>
      </w:r>
      <w:r w:rsidRPr="00D578C8">
        <w:rPr>
          <w:rFonts w:ascii="Courier New" w:hAnsi="Courier New" w:cs="Courier New"/>
          <w:b/>
          <w:bCs/>
          <w:lang w:val="en-US" w:eastAsia="ru-RU"/>
        </w:rPr>
        <w:t>GPIO</w:t>
      </w:r>
      <w:r w:rsidRPr="00A52FB1">
        <w:rPr>
          <w:rFonts w:ascii="Courier New" w:hAnsi="Courier New" w:cs="Courier New"/>
          <w:b/>
          <w:bCs/>
          <w:lang w:eastAsia="ru-RU"/>
        </w:rPr>
        <w:t>0</w:t>
      </w:r>
      <w:r w:rsidRPr="00A52FB1">
        <w:rPr>
          <w:lang w:eastAsia="ru-RU"/>
        </w:rPr>
        <w:t>, требуемая маска равна (</w:t>
      </w:r>
      <w:r w:rsidRPr="00A52FB1">
        <w:rPr>
          <w:rFonts w:ascii="Courier New" w:hAnsi="Courier New" w:cs="Courier New"/>
          <w:b/>
          <w:bCs/>
          <w:lang w:eastAsia="ru-RU"/>
        </w:rPr>
        <w:t>1 &lt;&lt; 4</w:t>
      </w:r>
      <w:r w:rsidRPr="00A52FB1">
        <w:rPr>
          <w:lang w:eastAsia="ru-RU"/>
        </w:rPr>
        <w:t xml:space="preserve">) или </w:t>
      </w:r>
      <w:r w:rsidRPr="00A52FB1">
        <w:rPr>
          <w:rFonts w:ascii="Courier New" w:hAnsi="Courier New" w:cs="Courier New"/>
          <w:b/>
          <w:bCs/>
          <w:lang w:eastAsia="ru-RU"/>
        </w:rPr>
        <w:t>0</w:t>
      </w:r>
      <w:r w:rsidRPr="00D578C8">
        <w:rPr>
          <w:rFonts w:ascii="Courier New" w:hAnsi="Courier New" w:cs="Courier New"/>
          <w:b/>
          <w:bCs/>
          <w:lang w:val="en-US" w:eastAsia="ru-RU"/>
        </w:rPr>
        <w:t>x</w:t>
      </w:r>
      <w:r w:rsidRPr="00A52FB1">
        <w:rPr>
          <w:rFonts w:ascii="Courier New" w:hAnsi="Courier New" w:cs="Courier New"/>
          <w:b/>
          <w:bCs/>
          <w:lang w:eastAsia="ru-RU"/>
        </w:rPr>
        <w:t>10</w:t>
      </w:r>
      <w:r w:rsidRPr="00A52FB1">
        <w:rPr>
          <w:lang w:eastAsia="ru-RU"/>
        </w:rPr>
        <w:t>.</w:t>
      </w:r>
    </w:p>
    <w:p w14:paraId="48DA7F1E" w14:textId="77777777" w:rsidR="00D578C8" w:rsidRPr="00A52FB1" w:rsidRDefault="00D578C8" w:rsidP="00D578C8">
      <w:pPr>
        <w:rPr>
          <w:lang w:eastAsia="ru-RU"/>
        </w:rPr>
      </w:pPr>
      <w:r w:rsidRPr="00D578C8">
        <w:rPr>
          <w:rFonts w:ascii="inherit" w:hAnsi="inherit"/>
          <w:lang w:val="en-US" w:eastAsia="ru-RU"/>
        </w:rPr>
        <w:t> </w:t>
      </w:r>
    </w:p>
    <w:p w14:paraId="014B84BC" w14:textId="77777777" w:rsidR="00D578C8" w:rsidRPr="00A52FB1" w:rsidRDefault="00D578C8" w:rsidP="00D578C8">
      <w:pPr>
        <w:rPr>
          <w:lang w:eastAsia="ru-RU"/>
        </w:rPr>
      </w:pPr>
      <w:r w:rsidRPr="00D578C8">
        <w:rPr>
          <w:noProof/>
          <w:lang w:eastAsia="ru-RU"/>
        </w:rPr>
        <w:drawing>
          <wp:inline distT="0" distB="0" distL="0" distR="0" wp14:anchorId="08FB1809" wp14:editId="23D5D3CF">
            <wp:extent cx="5067300" cy="525780"/>
            <wp:effectExtent l="0" t="0" r="0" b="7620"/>
            <wp:docPr id="4" name="Рисунок 4" descr="Each bit in a configuration register like output_en or pue corresponds to a pin in the GPIO 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ach bit in a configuration register like output_en or pue corresponds to a pin in the GPIO devi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67300" cy="525780"/>
                    </a:xfrm>
                    <a:prstGeom prst="rect">
                      <a:avLst/>
                    </a:prstGeom>
                    <a:noFill/>
                    <a:ln>
                      <a:noFill/>
                    </a:ln>
                  </pic:spPr>
                </pic:pic>
              </a:graphicData>
            </a:graphic>
          </wp:inline>
        </w:drawing>
      </w:r>
      <w:r w:rsidRPr="00A52FB1">
        <w:rPr>
          <w:lang w:eastAsia="ru-RU"/>
        </w:rPr>
        <w:br/>
      </w:r>
      <w:r w:rsidR="00A52FB1" w:rsidRPr="00A52FB1">
        <w:rPr>
          <w:b/>
          <w:bCs/>
          <w:lang w:eastAsia="ru-RU"/>
        </w:rPr>
        <w:t xml:space="preserve">32-разрядный регистр конфигурации для </w:t>
      </w:r>
      <w:r w:rsidR="00A52FB1" w:rsidRPr="00A52FB1">
        <w:rPr>
          <w:b/>
          <w:bCs/>
          <w:lang w:val="en-US" w:eastAsia="ru-RU"/>
        </w:rPr>
        <w:t>FE</w:t>
      </w:r>
      <w:r w:rsidR="00A52FB1" w:rsidRPr="00A52FB1">
        <w:rPr>
          <w:b/>
          <w:bCs/>
          <w:lang w:eastAsia="ru-RU"/>
        </w:rPr>
        <w:t>310</w:t>
      </w:r>
    </w:p>
    <w:p w14:paraId="492FC3D0" w14:textId="77777777" w:rsidR="00D578C8" w:rsidRPr="00A52FB1" w:rsidRDefault="00D578C8" w:rsidP="00D578C8">
      <w:pPr>
        <w:rPr>
          <w:lang w:eastAsia="ru-RU"/>
        </w:rPr>
      </w:pPr>
      <w:r w:rsidRPr="00D578C8">
        <w:rPr>
          <w:rFonts w:ascii="inherit" w:hAnsi="inherit"/>
          <w:lang w:val="en-US" w:eastAsia="ru-RU"/>
        </w:rPr>
        <w:t> </w:t>
      </w:r>
    </w:p>
    <w:p w14:paraId="4877E026" w14:textId="77777777" w:rsidR="00A52FB1" w:rsidRPr="00D578C8" w:rsidRDefault="00A52FB1" w:rsidP="00D578C8">
      <w:pPr>
        <w:rPr>
          <w:lang w:val="en-US" w:eastAsia="ru-RU"/>
        </w:rPr>
      </w:pPr>
      <w:r w:rsidRPr="00A52FB1">
        <w:rPr>
          <w:lang w:eastAsia="ru-RU"/>
        </w:rPr>
        <w:t xml:space="preserve">Теперь мы ищем реализацию функции </w:t>
      </w:r>
      <w:r w:rsidRPr="00D578C8">
        <w:rPr>
          <w:rFonts w:ascii="Courier New" w:hAnsi="Courier New" w:cs="Courier New"/>
          <w:b/>
          <w:bCs/>
          <w:lang w:val="en-US" w:eastAsia="ru-RU"/>
        </w:rPr>
        <w:t>enable</w:t>
      </w:r>
      <w:r w:rsidRPr="00A52FB1">
        <w:rPr>
          <w:rFonts w:ascii="Courier New" w:hAnsi="Courier New" w:cs="Courier New"/>
          <w:b/>
          <w:bCs/>
          <w:lang w:eastAsia="ru-RU"/>
        </w:rPr>
        <w:t>_</w:t>
      </w:r>
      <w:r w:rsidRPr="00D578C8">
        <w:rPr>
          <w:rFonts w:ascii="Courier New" w:hAnsi="Courier New" w:cs="Courier New"/>
          <w:b/>
          <w:bCs/>
          <w:lang w:val="en-US" w:eastAsia="ru-RU"/>
        </w:rPr>
        <w:t>output</w:t>
      </w:r>
      <w:r w:rsidRPr="00A52FB1">
        <w:rPr>
          <w:rFonts w:ascii="Courier New" w:hAnsi="Courier New" w:cs="Courier New"/>
          <w:b/>
          <w:bCs/>
          <w:lang w:eastAsia="ru-RU"/>
        </w:rPr>
        <w:t>()</w:t>
      </w:r>
      <w:r w:rsidRPr="00D578C8">
        <w:rPr>
          <w:lang w:val="en-US" w:eastAsia="ru-RU"/>
        </w:rPr>
        <w:t> </w:t>
      </w:r>
      <w:r w:rsidRPr="00A52FB1">
        <w:rPr>
          <w:lang w:eastAsia="ru-RU"/>
        </w:rPr>
        <w:t>чтобы убедиться, что она активна-</w:t>
      </w:r>
      <w:r w:rsidRPr="00A52FB1">
        <w:rPr>
          <w:lang w:val="en-US" w:eastAsia="ru-RU"/>
        </w:rPr>
        <w:t>high</w:t>
      </w:r>
      <w:r w:rsidRPr="00A52FB1">
        <w:rPr>
          <w:lang w:eastAsia="ru-RU"/>
        </w:rPr>
        <w:t xml:space="preserve">. Чтобы найти его, нам нужно проследить за структурой, к которой он принадлежит. </w:t>
      </w:r>
      <w:proofErr w:type="spellStart"/>
      <w:r w:rsidRPr="00A52FB1">
        <w:rPr>
          <w:lang w:val="en-US" w:eastAsia="ru-RU"/>
        </w:rPr>
        <w:t>Вот</w:t>
      </w:r>
      <w:proofErr w:type="spellEnd"/>
      <w:r w:rsidRPr="00A52FB1">
        <w:rPr>
          <w:lang w:val="en-US" w:eastAsia="ru-RU"/>
        </w:rPr>
        <w:t xml:space="preserve"> </w:t>
      </w:r>
      <w:proofErr w:type="spellStart"/>
      <w:r w:rsidRPr="00A52FB1">
        <w:rPr>
          <w:lang w:val="en-US" w:eastAsia="ru-RU"/>
        </w:rPr>
        <w:t>определение</w:t>
      </w:r>
      <w:proofErr w:type="spellEnd"/>
      <w:r w:rsidRPr="00A52FB1">
        <w:rPr>
          <w:lang w:val="en-US" w:eastAsia="ru-RU"/>
        </w:rPr>
        <w:t xml:space="preserve"> </w:t>
      </w:r>
      <w:r w:rsidRPr="00D578C8">
        <w:rPr>
          <w:rFonts w:ascii="Courier New" w:hAnsi="Courier New" w:cs="Courier New"/>
          <w:b/>
          <w:bCs/>
          <w:lang w:val="en-US" w:eastAsia="ru-RU"/>
        </w:rPr>
        <w:t xml:space="preserve">struct </w:t>
      </w:r>
      <w:proofErr w:type="spellStart"/>
      <w:r w:rsidRPr="00D578C8">
        <w:rPr>
          <w:rFonts w:ascii="Courier New" w:hAnsi="Courier New" w:cs="Courier New"/>
          <w:b/>
          <w:bCs/>
          <w:lang w:val="en-US" w:eastAsia="ru-RU"/>
        </w:rPr>
        <w:t>metal_gpio</w:t>
      </w:r>
      <w:proofErr w:type="spellEnd"/>
      <w:r w:rsidRPr="00A52FB1">
        <w:rPr>
          <w:lang w:val="en-US" w:eastAsia="ru-RU"/>
        </w:rPr>
        <w:t>:</w:t>
      </w:r>
    </w:p>
    <w:p w14:paraId="39DEF217" w14:textId="77777777" w:rsidR="00D578C8" w:rsidRPr="00D578C8" w:rsidRDefault="00D578C8" w:rsidP="00D578C8">
      <w:pPr>
        <w:rPr>
          <w:lang w:val="en-US" w:eastAsia="ru-RU"/>
        </w:rPr>
      </w:pPr>
      <w:r w:rsidRPr="00D578C8">
        <w:rPr>
          <w:rFonts w:ascii="Courier New" w:hAnsi="Courier New" w:cs="Courier New"/>
          <w:b/>
          <w:bCs/>
          <w:lang w:val="en-US" w:eastAsia="ru-RU"/>
        </w:rPr>
        <w:t>/*!</w:t>
      </w:r>
      <w:r w:rsidRPr="00D578C8">
        <w:rPr>
          <w:rFonts w:ascii="Courier New" w:hAnsi="Courier New" w:cs="Courier New"/>
          <w:b/>
          <w:bCs/>
          <w:lang w:val="en-US" w:eastAsia="ru-RU"/>
        </w:rPr>
        <w:br/>
        <w:t xml:space="preserve"> * @struct </w:t>
      </w:r>
      <w:proofErr w:type="spellStart"/>
      <w:r w:rsidRPr="00D578C8">
        <w:rPr>
          <w:rFonts w:ascii="Courier New" w:hAnsi="Courier New" w:cs="Courier New"/>
          <w:b/>
          <w:bCs/>
          <w:lang w:val="en-US" w:eastAsia="ru-RU"/>
        </w:rPr>
        <w:t>metal_gpio</w:t>
      </w:r>
      <w:proofErr w:type="spellEnd"/>
      <w:r w:rsidRPr="00D578C8">
        <w:rPr>
          <w:rFonts w:ascii="Courier New" w:hAnsi="Courier New" w:cs="Courier New"/>
          <w:b/>
          <w:bCs/>
          <w:lang w:val="en-US" w:eastAsia="ru-RU"/>
        </w:rPr>
        <w:br/>
        <w:t> * @brief The handle for a GPIO interface</w:t>
      </w:r>
      <w:r w:rsidRPr="00D578C8">
        <w:rPr>
          <w:rFonts w:ascii="Courier New" w:hAnsi="Courier New" w:cs="Courier New"/>
          <w:b/>
          <w:bCs/>
          <w:lang w:val="en-US" w:eastAsia="ru-RU"/>
        </w:rPr>
        <w:br/>
        <w:t> */</w:t>
      </w:r>
      <w:r w:rsidRPr="00D578C8">
        <w:rPr>
          <w:rFonts w:ascii="Courier New" w:hAnsi="Courier New" w:cs="Courier New"/>
          <w:b/>
          <w:bCs/>
          <w:lang w:val="en-US" w:eastAsia="ru-RU"/>
        </w:rPr>
        <w:br/>
        <w:t xml:space="preserve">struct </w:t>
      </w:r>
      <w:proofErr w:type="spellStart"/>
      <w:r w:rsidRPr="00D578C8">
        <w:rPr>
          <w:rFonts w:ascii="Courier New" w:hAnsi="Courier New" w:cs="Courier New"/>
          <w:b/>
          <w:bCs/>
          <w:lang w:val="en-US" w:eastAsia="ru-RU"/>
        </w:rPr>
        <w:t>metal_gpio</w:t>
      </w:r>
      <w:proofErr w:type="spellEnd"/>
      <w:r w:rsidRPr="00D578C8">
        <w:rPr>
          <w:rFonts w:ascii="Courier New" w:hAnsi="Courier New" w:cs="Courier New"/>
          <w:b/>
          <w:bCs/>
          <w:lang w:val="en-US" w:eastAsia="ru-RU"/>
        </w:rPr>
        <w:t xml:space="preserve"> {</w:t>
      </w:r>
      <w:r w:rsidRPr="00D578C8">
        <w:rPr>
          <w:rFonts w:ascii="Courier New" w:hAnsi="Courier New" w:cs="Courier New"/>
          <w:b/>
          <w:bCs/>
          <w:lang w:val="en-US" w:eastAsia="ru-RU"/>
        </w:rPr>
        <w:br/>
        <w:t>    const struct __</w:t>
      </w:r>
      <w:proofErr w:type="spellStart"/>
      <w:r w:rsidRPr="00D578C8">
        <w:rPr>
          <w:rFonts w:ascii="Courier New" w:hAnsi="Courier New" w:cs="Courier New"/>
          <w:b/>
          <w:bCs/>
          <w:lang w:val="en-US" w:eastAsia="ru-RU"/>
        </w:rPr>
        <w:t>metal_gpio_vtable</w:t>
      </w:r>
      <w:proofErr w:type="spellEnd"/>
      <w:r w:rsidRPr="00D578C8">
        <w:rPr>
          <w:rFonts w:ascii="Courier New" w:hAnsi="Courier New" w:cs="Courier New"/>
          <w:b/>
          <w:bCs/>
          <w:lang w:val="en-US" w:eastAsia="ru-RU"/>
        </w:rPr>
        <w:t xml:space="preserve"> *</w:t>
      </w:r>
      <w:proofErr w:type="spellStart"/>
      <w:r w:rsidRPr="00D578C8">
        <w:rPr>
          <w:rFonts w:ascii="Courier New" w:hAnsi="Courier New" w:cs="Courier New"/>
          <w:b/>
          <w:bCs/>
          <w:lang w:val="en-US" w:eastAsia="ru-RU"/>
        </w:rPr>
        <w:t>vtable</w:t>
      </w:r>
      <w:proofErr w:type="spellEnd"/>
      <w:r w:rsidRPr="00D578C8">
        <w:rPr>
          <w:rFonts w:ascii="Courier New" w:hAnsi="Courier New" w:cs="Courier New"/>
          <w:b/>
          <w:bCs/>
          <w:lang w:val="en-US" w:eastAsia="ru-RU"/>
        </w:rPr>
        <w:t>;</w:t>
      </w:r>
      <w:r w:rsidRPr="00D578C8">
        <w:rPr>
          <w:rFonts w:ascii="Courier New" w:hAnsi="Courier New" w:cs="Courier New"/>
          <w:b/>
          <w:bCs/>
          <w:lang w:val="en-US" w:eastAsia="ru-RU"/>
        </w:rPr>
        <w:br/>
        <w:t>};</w:t>
      </w:r>
    </w:p>
    <w:p w14:paraId="38FA1F7E" w14:textId="77777777" w:rsidR="00065D77" w:rsidRPr="00065D77" w:rsidRDefault="00065D77" w:rsidP="00D578C8">
      <w:pPr>
        <w:rPr>
          <w:lang w:eastAsia="ru-RU"/>
        </w:rPr>
      </w:pPr>
      <w:r w:rsidRPr="00065D77">
        <w:rPr>
          <w:lang w:eastAsia="ru-RU"/>
        </w:rPr>
        <w:t xml:space="preserve">Это обычная практика: использовать указатель на таблицу виртуальной функции в качестве первого элемента в структуре для дескриптора. В этом случае указатель </w:t>
      </w:r>
      <w:proofErr w:type="spellStart"/>
      <w:r w:rsidRPr="00D578C8">
        <w:rPr>
          <w:rFonts w:ascii="Courier New" w:hAnsi="Courier New" w:cs="Courier New"/>
          <w:b/>
          <w:bCs/>
          <w:lang w:val="en-US" w:eastAsia="ru-RU"/>
        </w:rPr>
        <w:t>vtable</w:t>
      </w:r>
      <w:proofErr w:type="spellEnd"/>
      <w:r w:rsidRPr="00D578C8">
        <w:rPr>
          <w:lang w:val="en-US" w:eastAsia="ru-RU"/>
        </w:rPr>
        <w:t> </w:t>
      </w:r>
      <w:r w:rsidRPr="00065D77">
        <w:rPr>
          <w:lang w:eastAsia="ru-RU"/>
        </w:rPr>
        <w:t>является единственным членом структуры.</w:t>
      </w:r>
    </w:p>
    <w:p w14:paraId="6E96F505" w14:textId="77777777" w:rsidR="00065D77" w:rsidRPr="00065D77" w:rsidRDefault="00065D77" w:rsidP="00D578C8">
      <w:pPr>
        <w:rPr>
          <w:lang w:eastAsia="ru-RU"/>
        </w:rPr>
      </w:pPr>
      <w:r w:rsidRPr="00065D77">
        <w:rPr>
          <w:lang w:eastAsia="ru-RU"/>
        </w:rPr>
        <w:lastRenderedPageBreak/>
        <w:t xml:space="preserve">Отлично, давайте посмотрим на определение </w:t>
      </w:r>
      <w:r w:rsidRPr="00D578C8">
        <w:rPr>
          <w:rFonts w:ascii="Courier New" w:hAnsi="Courier New" w:cs="Courier New"/>
          <w:b/>
          <w:bCs/>
          <w:lang w:val="en-US" w:eastAsia="ru-RU"/>
        </w:rPr>
        <w:t>struct</w:t>
      </w:r>
      <w:r w:rsidRPr="00065D77">
        <w:rPr>
          <w:rFonts w:ascii="Courier New" w:hAnsi="Courier New" w:cs="Courier New"/>
          <w:b/>
          <w:bCs/>
          <w:lang w:eastAsia="ru-RU"/>
        </w:rPr>
        <w:t xml:space="preserve"> __</w:t>
      </w:r>
      <w:r w:rsidRPr="00D578C8">
        <w:rPr>
          <w:rFonts w:ascii="Courier New" w:hAnsi="Courier New" w:cs="Courier New"/>
          <w:b/>
          <w:bCs/>
          <w:lang w:val="en-US" w:eastAsia="ru-RU"/>
        </w:rPr>
        <w:t>metal</w:t>
      </w:r>
      <w:r w:rsidRPr="00065D77">
        <w:rPr>
          <w:rFonts w:ascii="Courier New" w:hAnsi="Courier New" w:cs="Courier New"/>
          <w:b/>
          <w:bCs/>
          <w:lang w:eastAsia="ru-RU"/>
        </w:rPr>
        <w:t>_</w:t>
      </w:r>
      <w:proofErr w:type="spellStart"/>
      <w:r w:rsidRPr="00D578C8">
        <w:rPr>
          <w:rFonts w:ascii="Courier New" w:hAnsi="Courier New" w:cs="Courier New"/>
          <w:b/>
          <w:bCs/>
          <w:lang w:val="en-US" w:eastAsia="ru-RU"/>
        </w:rPr>
        <w:t>gpio</w:t>
      </w:r>
      <w:proofErr w:type="spellEnd"/>
      <w:r w:rsidRPr="00065D77">
        <w:rPr>
          <w:rFonts w:ascii="Courier New" w:hAnsi="Courier New" w:cs="Courier New"/>
          <w:b/>
          <w:bCs/>
          <w:lang w:eastAsia="ru-RU"/>
        </w:rPr>
        <w:t>_</w:t>
      </w:r>
      <w:proofErr w:type="spellStart"/>
      <w:r w:rsidRPr="00D578C8">
        <w:rPr>
          <w:rFonts w:ascii="Courier New" w:hAnsi="Courier New" w:cs="Courier New"/>
          <w:b/>
          <w:bCs/>
          <w:lang w:val="en-US" w:eastAsia="ru-RU"/>
        </w:rPr>
        <w:t>vtable</w:t>
      </w:r>
      <w:proofErr w:type="spellEnd"/>
      <w:r w:rsidRPr="00D578C8">
        <w:rPr>
          <w:lang w:val="en-US" w:eastAsia="ru-RU"/>
        </w:rPr>
        <w:t> </w:t>
      </w:r>
      <w:r w:rsidRPr="00065D77">
        <w:rPr>
          <w:lang w:eastAsia="ru-RU"/>
        </w:rPr>
        <w:t>:</w:t>
      </w:r>
    </w:p>
    <w:p w14:paraId="3042AF43" w14:textId="77777777" w:rsidR="00D578C8" w:rsidRPr="00D578C8" w:rsidRDefault="00D578C8" w:rsidP="00D578C8">
      <w:pPr>
        <w:rPr>
          <w:lang w:val="en-US" w:eastAsia="ru-RU"/>
        </w:rPr>
      </w:pPr>
      <w:r w:rsidRPr="00D578C8">
        <w:rPr>
          <w:rFonts w:ascii="Courier New" w:hAnsi="Courier New" w:cs="Courier New"/>
          <w:b/>
          <w:bCs/>
          <w:lang w:val="en-US" w:eastAsia="ru-RU"/>
        </w:rPr>
        <w:t>struct __</w:t>
      </w:r>
      <w:proofErr w:type="spellStart"/>
      <w:r w:rsidRPr="00D578C8">
        <w:rPr>
          <w:rFonts w:ascii="Courier New" w:hAnsi="Courier New" w:cs="Courier New"/>
          <w:b/>
          <w:bCs/>
          <w:lang w:val="en-US" w:eastAsia="ru-RU"/>
        </w:rPr>
        <w:t>metal_gpio_vtable</w:t>
      </w:r>
      <w:proofErr w:type="spellEnd"/>
      <w:r w:rsidRPr="00D578C8">
        <w:rPr>
          <w:rFonts w:ascii="Courier New" w:hAnsi="Courier New" w:cs="Courier New"/>
          <w:b/>
          <w:bCs/>
          <w:lang w:val="en-US" w:eastAsia="ru-RU"/>
        </w:rPr>
        <w:t xml:space="preserve"> {</w:t>
      </w:r>
      <w:r w:rsidRPr="00D578C8">
        <w:rPr>
          <w:rFonts w:ascii="Courier New" w:hAnsi="Courier New" w:cs="Courier New"/>
          <w:b/>
          <w:bCs/>
          <w:lang w:val="en-US" w:eastAsia="ru-RU"/>
        </w:rPr>
        <w:br/>
        <w:t>    int (*</w:t>
      </w:r>
      <w:proofErr w:type="spellStart"/>
      <w:r w:rsidRPr="00D578C8">
        <w:rPr>
          <w:rFonts w:ascii="Courier New" w:hAnsi="Courier New" w:cs="Courier New"/>
          <w:b/>
          <w:bCs/>
          <w:lang w:val="en-US" w:eastAsia="ru-RU"/>
        </w:rPr>
        <w:t>disable_input</w:t>
      </w:r>
      <w:proofErr w:type="spellEnd"/>
      <w:r w:rsidRPr="00D578C8">
        <w:rPr>
          <w:rFonts w:ascii="Courier New" w:hAnsi="Courier New" w:cs="Courier New"/>
          <w:b/>
          <w:bCs/>
          <w:lang w:val="en-US" w:eastAsia="ru-RU"/>
        </w:rPr>
        <w:t xml:space="preserve">)(struct </w:t>
      </w:r>
      <w:proofErr w:type="spellStart"/>
      <w:r w:rsidRPr="00D578C8">
        <w:rPr>
          <w:rFonts w:ascii="Courier New" w:hAnsi="Courier New" w:cs="Courier New"/>
          <w:b/>
          <w:bCs/>
          <w:lang w:val="en-US" w:eastAsia="ru-RU"/>
        </w:rPr>
        <w:t>metal_gpio</w:t>
      </w:r>
      <w:proofErr w:type="spellEnd"/>
      <w:r w:rsidRPr="00D578C8">
        <w:rPr>
          <w:rFonts w:ascii="Courier New" w:hAnsi="Courier New" w:cs="Courier New"/>
          <w:b/>
          <w:bCs/>
          <w:lang w:val="en-US" w:eastAsia="ru-RU"/>
        </w:rPr>
        <w:t xml:space="preserve"> *, long pins);</w:t>
      </w:r>
      <w:r w:rsidRPr="00D578C8">
        <w:rPr>
          <w:rFonts w:ascii="Courier New" w:hAnsi="Courier New" w:cs="Courier New"/>
          <w:b/>
          <w:bCs/>
          <w:lang w:val="en-US" w:eastAsia="ru-RU"/>
        </w:rPr>
        <w:br/>
        <w:t>    int (*</w:t>
      </w:r>
      <w:proofErr w:type="spellStart"/>
      <w:r w:rsidRPr="00D578C8">
        <w:rPr>
          <w:rFonts w:ascii="Courier New" w:hAnsi="Courier New" w:cs="Courier New"/>
          <w:b/>
          <w:bCs/>
          <w:lang w:val="en-US" w:eastAsia="ru-RU"/>
        </w:rPr>
        <w:t>enable_input</w:t>
      </w:r>
      <w:proofErr w:type="spellEnd"/>
      <w:r w:rsidRPr="00D578C8">
        <w:rPr>
          <w:rFonts w:ascii="Courier New" w:hAnsi="Courier New" w:cs="Courier New"/>
          <w:b/>
          <w:bCs/>
          <w:lang w:val="en-US" w:eastAsia="ru-RU"/>
        </w:rPr>
        <w:t xml:space="preserve">)(struct </w:t>
      </w:r>
      <w:proofErr w:type="spellStart"/>
      <w:r w:rsidRPr="00D578C8">
        <w:rPr>
          <w:rFonts w:ascii="Courier New" w:hAnsi="Courier New" w:cs="Courier New"/>
          <w:b/>
          <w:bCs/>
          <w:lang w:val="en-US" w:eastAsia="ru-RU"/>
        </w:rPr>
        <w:t>metal_gpio</w:t>
      </w:r>
      <w:proofErr w:type="spellEnd"/>
      <w:r w:rsidRPr="00D578C8">
        <w:rPr>
          <w:rFonts w:ascii="Courier New" w:hAnsi="Courier New" w:cs="Courier New"/>
          <w:b/>
          <w:bCs/>
          <w:lang w:val="en-US" w:eastAsia="ru-RU"/>
        </w:rPr>
        <w:t xml:space="preserve"> *, long pins);</w:t>
      </w:r>
      <w:r w:rsidRPr="00D578C8">
        <w:rPr>
          <w:rFonts w:ascii="Courier New" w:hAnsi="Courier New" w:cs="Courier New"/>
          <w:b/>
          <w:bCs/>
          <w:lang w:val="en-US" w:eastAsia="ru-RU"/>
        </w:rPr>
        <w:br/>
        <w:t xml:space="preserve">    long (*input)(struct </w:t>
      </w:r>
      <w:proofErr w:type="spellStart"/>
      <w:r w:rsidRPr="00D578C8">
        <w:rPr>
          <w:rFonts w:ascii="Courier New" w:hAnsi="Courier New" w:cs="Courier New"/>
          <w:b/>
          <w:bCs/>
          <w:lang w:val="en-US" w:eastAsia="ru-RU"/>
        </w:rPr>
        <w:t>metal_gpio</w:t>
      </w:r>
      <w:proofErr w:type="spellEnd"/>
      <w:r w:rsidRPr="00D578C8">
        <w:rPr>
          <w:rFonts w:ascii="Courier New" w:hAnsi="Courier New" w:cs="Courier New"/>
          <w:b/>
          <w:bCs/>
          <w:lang w:val="en-US" w:eastAsia="ru-RU"/>
        </w:rPr>
        <w:t xml:space="preserve"> *);</w:t>
      </w:r>
      <w:r w:rsidRPr="00D578C8">
        <w:rPr>
          <w:rFonts w:ascii="Courier New" w:hAnsi="Courier New" w:cs="Courier New"/>
          <w:b/>
          <w:bCs/>
          <w:lang w:val="en-US" w:eastAsia="ru-RU"/>
        </w:rPr>
        <w:br/>
        <w:t xml:space="preserve">    long (*output)(struct </w:t>
      </w:r>
      <w:proofErr w:type="spellStart"/>
      <w:r w:rsidRPr="00D578C8">
        <w:rPr>
          <w:rFonts w:ascii="Courier New" w:hAnsi="Courier New" w:cs="Courier New"/>
          <w:b/>
          <w:bCs/>
          <w:lang w:val="en-US" w:eastAsia="ru-RU"/>
        </w:rPr>
        <w:t>metal_gpio</w:t>
      </w:r>
      <w:proofErr w:type="spellEnd"/>
      <w:r w:rsidRPr="00D578C8">
        <w:rPr>
          <w:rFonts w:ascii="Courier New" w:hAnsi="Courier New" w:cs="Courier New"/>
          <w:b/>
          <w:bCs/>
          <w:lang w:val="en-US" w:eastAsia="ru-RU"/>
        </w:rPr>
        <w:t xml:space="preserve"> *);</w:t>
      </w:r>
      <w:r w:rsidRPr="00D578C8">
        <w:rPr>
          <w:rFonts w:ascii="Courier New" w:hAnsi="Courier New" w:cs="Courier New"/>
          <w:b/>
          <w:bCs/>
          <w:lang w:val="en-US" w:eastAsia="ru-RU"/>
        </w:rPr>
        <w:br/>
        <w:t>    int (*</w:t>
      </w:r>
      <w:proofErr w:type="spellStart"/>
      <w:r w:rsidRPr="00D578C8">
        <w:rPr>
          <w:rFonts w:ascii="Courier New" w:hAnsi="Courier New" w:cs="Courier New"/>
          <w:b/>
          <w:bCs/>
          <w:lang w:val="en-US" w:eastAsia="ru-RU"/>
        </w:rPr>
        <w:t>disable_output</w:t>
      </w:r>
      <w:proofErr w:type="spellEnd"/>
      <w:r w:rsidRPr="00D578C8">
        <w:rPr>
          <w:rFonts w:ascii="Courier New" w:hAnsi="Courier New" w:cs="Courier New"/>
          <w:b/>
          <w:bCs/>
          <w:lang w:val="en-US" w:eastAsia="ru-RU"/>
        </w:rPr>
        <w:t xml:space="preserve">)(struct </w:t>
      </w:r>
      <w:proofErr w:type="spellStart"/>
      <w:r w:rsidRPr="00D578C8">
        <w:rPr>
          <w:rFonts w:ascii="Courier New" w:hAnsi="Courier New" w:cs="Courier New"/>
          <w:b/>
          <w:bCs/>
          <w:lang w:val="en-US" w:eastAsia="ru-RU"/>
        </w:rPr>
        <w:t>metal_gpio</w:t>
      </w:r>
      <w:proofErr w:type="spellEnd"/>
      <w:r w:rsidRPr="00D578C8">
        <w:rPr>
          <w:rFonts w:ascii="Courier New" w:hAnsi="Courier New" w:cs="Courier New"/>
          <w:b/>
          <w:bCs/>
          <w:lang w:val="en-US" w:eastAsia="ru-RU"/>
        </w:rPr>
        <w:t xml:space="preserve"> *, long pins);</w:t>
      </w:r>
      <w:r w:rsidRPr="00D578C8">
        <w:rPr>
          <w:rFonts w:ascii="Courier New" w:hAnsi="Courier New" w:cs="Courier New"/>
          <w:b/>
          <w:bCs/>
          <w:lang w:val="en-US" w:eastAsia="ru-RU"/>
        </w:rPr>
        <w:br/>
        <w:t>    int (*</w:t>
      </w:r>
      <w:proofErr w:type="spellStart"/>
      <w:r w:rsidRPr="00D578C8">
        <w:rPr>
          <w:rFonts w:ascii="Courier New" w:hAnsi="Courier New" w:cs="Courier New"/>
          <w:b/>
          <w:bCs/>
          <w:lang w:val="en-US" w:eastAsia="ru-RU"/>
        </w:rPr>
        <w:t>enable_output</w:t>
      </w:r>
      <w:proofErr w:type="spellEnd"/>
      <w:r w:rsidRPr="00D578C8">
        <w:rPr>
          <w:rFonts w:ascii="Courier New" w:hAnsi="Courier New" w:cs="Courier New"/>
          <w:b/>
          <w:bCs/>
          <w:lang w:val="en-US" w:eastAsia="ru-RU"/>
        </w:rPr>
        <w:t xml:space="preserve">)(struct </w:t>
      </w:r>
      <w:proofErr w:type="spellStart"/>
      <w:r w:rsidRPr="00D578C8">
        <w:rPr>
          <w:rFonts w:ascii="Courier New" w:hAnsi="Courier New" w:cs="Courier New"/>
          <w:b/>
          <w:bCs/>
          <w:lang w:val="en-US" w:eastAsia="ru-RU"/>
        </w:rPr>
        <w:t>metal_gpio</w:t>
      </w:r>
      <w:proofErr w:type="spellEnd"/>
      <w:r w:rsidRPr="00D578C8">
        <w:rPr>
          <w:rFonts w:ascii="Courier New" w:hAnsi="Courier New" w:cs="Courier New"/>
          <w:b/>
          <w:bCs/>
          <w:lang w:val="en-US" w:eastAsia="ru-RU"/>
        </w:rPr>
        <w:t xml:space="preserve"> *, long pins);</w:t>
      </w:r>
      <w:r w:rsidRPr="00D578C8">
        <w:rPr>
          <w:rFonts w:ascii="Courier New" w:hAnsi="Courier New" w:cs="Courier New"/>
          <w:b/>
          <w:bCs/>
          <w:lang w:val="en-US" w:eastAsia="ru-RU"/>
        </w:rPr>
        <w:br/>
        <w:t>    int (*</w:t>
      </w:r>
      <w:proofErr w:type="spellStart"/>
      <w:r w:rsidRPr="00D578C8">
        <w:rPr>
          <w:rFonts w:ascii="Courier New" w:hAnsi="Courier New" w:cs="Courier New"/>
          <w:b/>
          <w:bCs/>
          <w:lang w:val="en-US" w:eastAsia="ru-RU"/>
        </w:rPr>
        <w:t>output_set</w:t>
      </w:r>
      <w:proofErr w:type="spellEnd"/>
      <w:r w:rsidRPr="00D578C8">
        <w:rPr>
          <w:rFonts w:ascii="Courier New" w:hAnsi="Courier New" w:cs="Courier New"/>
          <w:b/>
          <w:bCs/>
          <w:lang w:val="en-US" w:eastAsia="ru-RU"/>
        </w:rPr>
        <w:t xml:space="preserve">)(struct </w:t>
      </w:r>
      <w:proofErr w:type="spellStart"/>
      <w:r w:rsidRPr="00D578C8">
        <w:rPr>
          <w:rFonts w:ascii="Courier New" w:hAnsi="Courier New" w:cs="Courier New"/>
          <w:b/>
          <w:bCs/>
          <w:lang w:val="en-US" w:eastAsia="ru-RU"/>
        </w:rPr>
        <w:t>metal_gpio</w:t>
      </w:r>
      <w:proofErr w:type="spellEnd"/>
      <w:r w:rsidRPr="00D578C8">
        <w:rPr>
          <w:rFonts w:ascii="Courier New" w:hAnsi="Courier New" w:cs="Courier New"/>
          <w:b/>
          <w:bCs/>
          <w:lang w:val="en-US" w:eastAsia="ru-RU"/>
        </w:rPr>
        <w:t xml:space="preserve"> *, long value);</w:t>
      </w:r>
      <w:r w:rsidRPr="00D578C8">
        <w:rPr>
          <w:rFonts w:ascii="Courier New" w:hAnsi="Courier New" w:cs="Courier New"/>
          <w:b/>
          <w:bCs/>
          <w:lang w:val="en-US" w:eastAsia="ru-RU"/>
        </w:rPr>
        <w:br/>
        <w:t>    int (*</w:t>
      </w:r>
      <w:proofErr w:type="spellStart"/>
      <w:r w:rsidRPr="00D578C8">
        <w:rPr>
          <w:rFonts w:ascii="Courier New" w:hAnsi="Courier New" w:cs="Courier New"/>
          <w:b/>
          <w:bCs/>
          <w:lang w:val="en-US" w:eastAsia="ru-RU"/>
        </w:rPr>
        <w:t>output_clear</w:t>
      </w:r>
      <w:proofErr w:type="spellEnd"/>
      <w:r w:rsidRPr="00D578C8">
        <w:rPr>
          <w:rFonts w:ascii="Courier New" w:hAnsi="Courier New" w:cs="Courier New"/>
          <w:b/>
          <w:bCs/>
          <w:lang w:val="en-US" w:eastAsia="ru-RU"/>
        </w:rPr>
        <w:t xml:space="preserve">)(struct </w:t>
      </w:r>
      <w:proofErr w:type="spellStart"/>
      <w:r w:rsidRPr="00D578C8">
        <w:rPr>
          <w:rFonts w:ascii="Courier New" w:hAnsi="Courier New" w:cs="Courier New"/>
          <w:b/>
          <w:bCs/>
          <w:lang w:val="en-US" w:eastAsia="ru-RU"/>
        </w:rPr>
        <w:t>metal_gpio</w:t>
      </w:r>
      <w:proofErr w:type="spellEnd"/>
      <w:r w:rsidRPr="00D578C8">
        <w:rPr>
          <w:rFonts w:ascii="Courier New" w:hAnsi="Courier New" w:cs="Courier New"/>
          <w:b/>
          <w:bCs/>
          <w:lang w:val="en-US" w:eastAsia="ru-RU"/>
        </w:rPr>
        <w:t xml:space="preserve"> *, long value);</w:t>
      </w:r>
      <w:r w:rsidRPr="00D578C8">
        <w:rPr>
          <w:rFonts w:ascii="Courier New" w:hAnsi="Courier New" w:cs="Courier New"/>
          <w:b/>
          <w:bCs/>
          <w:lang w:val="en-US" w:eastAsia="ru-RU"/>
        </w:rPr>
        <w:br/>
        <w:t>    int (*</w:t>
      </w:r>
      <w:proofErr w:type="spellStart"/>
      <w:r w:rsidRPr="00D578C8">
        <w:rPr>
          <w:rFonts w:ascii="Courier New" w:hAnsi="Courier New" w:cs="Courier New"/>
          <w:b/>
          <w:bCs/>
          <w:lang w:val="en-US" w:eastAsia="ru-RU"/>
        </w:rPr>
        <w:t>output_toggle</w:t>
      </w:r>
      <w:proofErr w:type="spellEnd"/>
      <w:r w:rsidRPr="00D578C8">
        <w:rPr>
          <w:rFonts w:ascii="Courier New" w:hAnsi="Courier New" w:cs="Courier New"/>
          <w:b/>
          <w:bCs/>
          <w:lang w:val="en-US" w:eastAsia="ru-RU"/>
        </w:rPr>
        <w:t xml:space="preserve">)(struct </w:t>
      </w:r>
      <w:proofErr w:type="spellStart"/>
      <w:r w:rsidRPr="00D578C8">
        <w:rPr>
          <w:rFonts w:ascii="Courier New" w:hAnsi="Courier New" w:cs="Courier New"/>
          <w:b/>
          <w:bCs/>
          <w:lang w:val="en-US" w:eastAsia="ru-RU"/>
        </w:rPr>
        <w:t>metal_gpio</w:t>
      </w:r>
      <w:proofErr w:type="spellEnd"/>
      <w:r w:rsidRPr="00D578C8">
        <w:rPr>
          <w:rFonts w:ascii="Courier New" w:hAnsi="Courier New" w:cs="Courier New"/>
          <w:b/>
          <w:bCs/>
          <w:lang w:val="en-US" w:eastAsia="ru-RU"/>
        </w:rPr>
        <w:t xml:space="preserve"> *, long value);</w:t>
      </w:r>
      <w:r w:rsidRPr="00D578C8">
        <w:rPr>
          <w:rFonts w:ascii="Courier New" w:hAnsi="Courier New" w:cs="Courier New"/>
          <w:b/>
          <w:bCs/>
          <w:lang w:val="en-US" w:eastAsia="ru-RU"/>
        </w:rPr>
        <w:br/>
        <w:t>    int (*</w:t>
      </w:r>
      <w:proofErr w:type="spellStart"/>
      <w:r w:rsidRPr="00D578C8">
        <w:rPr>
          <w:rFonts w:ascii="Courier New" w:hAnsi="Courier New" w:cs="Courier New"/>
          <w:b/>
          <w:bCs/>
          <w:lang w:val="en-US" w:eastAsia="ru-RU"/>
        </w:rPr>
        <w:t>enable_io</w:t>
      </w:r>
      <w:proofErr w:type="spellEnd"/>
      <w:r w:rsidRPr="00D578C8">
        <w:rPr>
          <w:rFonts w:ascii="Courier New" w:hAnsi="Courier New" w:cs="Courier New"/>
          <w:b/>
          <w:bCs/>
          <w:lang w:val="en-US" w:eastAsia="ru-RU"/>
        </w:rPr>
        <w:t xml:space="preserve">)(struct </w:t>
      </w:r>
      <w:proofErr w:type="spellStart"/>
      <w:r w:rsidRPr="00D578C8">
        <w:rPr>
          <w:rFonts w:ascii="Courier New" w:hAnsi="Courier New" w:cs="Courier New"/>
          <w:b/>
          <w:bCs/>
          <w:lang w:val="en-US" w:eastAsia="ru-RU"/>
        </w:rPr>
        <w:t>metal_gpio</w:t>
      </w:r>
      <w:proofErr w:type="spellEnd"/>
      <w:r w:rsidRPr="00D578C8">
        <w:rPr>
          <w:rFonts w:ascii="Courier New" w:hAnsi="Courier New" w:cs="Courier New"/>
          <w:b/>
          <w:bCs/>
          <w:lang w:val="en-US" w:eastAsia="ru-RU"/>
        </w:rPr>
        <w:t xml:space="preserve"> *, long pins, long </w:t>
      </w:r>
      <w:proofErr w:type="spellStart"/>
      <w:r w:rsidRPr="00D578C8">
        <w:rPr>
          <w:rFonts w:ascii="Courier New" w:hAnsi="Courier New" w:cs="Courier New"/>
          <w:b/>
          <w:bCs/>
          <w:lang w:val="en-US" w:eastAsia="ru-RU"/>
        </w:rPr>
        <w:t>dest</w:t>
      </w:r>
      <w:proofErr w:type="spellEnd"/>
      <w:r w:rsidRPr="00D578C8">
        <w:rPr>
          <w:rFonts w:ascii="Courier New" w:hAnsi="Courier New" w:cs="Courier New"/>
          <w:b/>
          <w:bCs/>
          <w:lang w:val="en-US" w:eastAsia="ru-RU"/>
        </w:rPr>
        <w:t>);</w:t>
      </w:r>
      <w:r w:rsidRPr="00D578C8">
        <w:rPr>
          <w:rFonts w:ascii="Courier New" w:hAnsi="Courier New" w:cs="Courier New"/>
          <w:b/>
          <w:bCs/>
          <w:lang w:val="en-US" w:eastAsia="ru-RU"/>
        </w:rPr>
        <w:br/>
        <w:t>    int (*</w:t>
      </w:r>
      <w:proofErr w:type="spellStart"/>
      <w:r w:rsidRPr="00D578C8">
        <w:rPr>
          <w:rFonts w:ascii="Courier New" w:hAnsi="Courier New" w:cs="Courier New"/>
          <w:b/>
          <w:bCs/>
          <w:lang w:val="en-US" w:eastAsia="ru-RU"/>
        </w:rPr>
        <w:t>disable_io</w:t>
      </w:r>
      <w:proofErr w:type="spellEnd"/>
      <w:r w:rsidRPr="00D578C8">
        <w:rPr>
          <w:rFonts w:ascii="Courier New" w:hAnsi="Courier New" w:cs="Courier New"/>
          <w:b/>
          <w:bCs/>
          <w:lang w:val="en-US" w:eastAsia="ru-RU"/>
        </w:rPr>
        <w:t xml:space="preserve">)(struct </w:t>
      </w:r>
      <w:proofErr w:type="spellStart"/>
      <w:r w:rsidRPr="00D578C8">
        <w:rPr>
          <w:rFonts w:ascii="Courier New" w:hAnsi="Courier New" w:cs="Courier New"/>
          <w:b/>
          <w:bCs/>
          <w:lang w:val="en-US" w:eastAsia="ru-RU"/>
        </w:rPr>
        <w:t>metal_gpio</w:t>
      </w:r>
      <w:proofErr w:type="spellEnd"/>
      <w:r w:rsidRPr="00D578C8">
        <w:rPr>
          <w:rFonts w:ascii="Courier New" w:hAnsi="Courier New" w:cs="Courier New"/>
          <w:b/>
          <w:bCs/>
          <w:lang w:val="en-US" w:eastAsia="ru-RU"/>
        </w:rPr>
        <w:t xml:space="preserve"> *, long pins);</w:t>
      </w:r>
      <w:r w:rsidRPr="00D578C8">
        <w:rPr>
          <w:rFonts w:ascii="Courier New" w:hAnsi="Courier New" w:cs="Courier New"/>
          <w:b/>
          <w:bCs/>
          <w:lang w:val="en-US" w:eastAsia="ru-RU"/>
        </w:rPr>
        <w:br/>
        <w:t>    int (*</w:t>
      </w:r>
      <w:proofErr w:type="spellStart"/>
      <w:r w:rsidRPr="00D578C8">
        <w:rPr>
          <w:rFonts w:ascii="Courier New" w:hAnsi="Courier New" w:cs="Courier New"/>
          <w:b/>
          <w:bCs/>
          <w:lang w:val="en-US" w:eastAsia="ru-RU"/>
        </w:rPr>
        <w:t>config_int</w:t>
      </w:r>
      <w:proofErr w:type="spellEnd"/>
      <w:r w:rsidRPr="00D578C8">
        <w:rPr>
          <w:rFonts w:ascii="Courier New" w:hAnsi="Courier New" w:cs="Courier New"/>
          <w:b/>
          <w:bCs/>
          <w:lang w:val="en-US" w:eastAsia="ru-RU"/>
        </w:rPr>
        <w:t xml:space="preserve">)(struct </w:t>
      </w:r>
      <w:proofErr w:type="spellStart"/>
      <w:r w:rsidRPr="00D578C8">
        <w:rPr>
          <w:rFonts w:ascii="Courier New" w:hAnsi="Courier New" w:cs="Courier New"/>
          <w:b/>
          <w:bCs/>
          <w:lang w:val="en-US" w:eastAsia="ru-RU"/>
        </w:rPr>
        <w:t>metal_gpio</w:t>
      </w:r>
      <w:proofErr w:type="spellEnd"/>
      <w:r w:rsidRPr="00D578C8">
        <w:rPr>
          <w:rFonts w:ascii="Courier New" w:hAnsi="Courier New" w:cs="Courier New"/>
          <w:b/>
          <w:bCs/>
          <w:lang w:val="en-US" w:eastAsia="ru-RU"/>
        </w:rPr>
        <w:t xml:space="preserve"> *, long pins, int </w:t>
      </w:r>
      <w:proofErr w:type="spellStart"/>
      <w:r w:rsidRPr="00D578C8">
        <w:rPr>
          <w:rFonts w:ascii="Courier New" w:hAnsi="Courier New" w:cs="Courier New"/>
          <w:b/>
          <w:bCs/>
          <w:lang w:val="en-US" w:eastAsia="ru-RU"/>
        </w:rPr>
        <w:t>intr_type</w:t>
      </w:r>
      <w:proofErr w:type="spellEnd"/>
      <w:r w:rsidRPr="00D578C8">
        <w:rPr>
          <w:rFonts w:ascii="Courier New" w:hAnsi="Courier New" w:cs="Courier New"/>
          <w:b/>
          <w:bCs/>
          <w:lang w:val="en-US" w:eastAsia="ru-RU"/>
        </w:rPr>
        <w:t>);</w:t>
      </w:r>
      <w:r w:rsidRPr="00D578C8">
        <w:rPr>
          <w:rFonts w:ascii="Courier New" w:hAnsi="Courier New" w:cs="Courier New"/>
          <w:b/>
          <w:bCs/>
          <w:lang w:val="en-US" w:eastAsia="ru-RU"/>
        </w:rPr>
        <w:br/>
        <w:t>    int (*</w:t>
      </w:r>
      <w:proofErr w:type="spellStart"/>
      <w:r w:rsidRPr="00D578C8">
        <w:rPr>
          <w:rFonts w:ascii="Courier New" w:hAnsi="Courier New" w:cs="Courier New"/>
          <w:b/>
          <w:bCs/>
          <w:lang w:val="en-US" w:eastAsia="ru-RU"/>
        </w:rPr>
        <w:t>clear_int</w:t>
      </w:r>
      <w:proofErr w:type="spellEnd"/>
      <w:r w:rsidRPr="00D578C8">
        <w:rPr>
          <w:rFonts w:ascii="Courier New" w:hAnsi="Courier New" w:cs="Courier New"/>
          <w:b/>
          <w:bCs/>
          <w:lang w:val="en-US" w:eastAsia="ru-RU"/>
        </w:rPr>
        <w:t xml:space="preserve">)(struct </w:t>
      </w:r>
      <w:proofErr w:type="spellStart"/>
      <w:r w:rsidRPr="00D578C8">
        <w:rPr>
          <w:rFonts w:ascii="Courier New" w:hAnsi="Courier New" w:cs="Courier New"/>
          <w:b/>
          <w:bCs/>
          <w:lang w:val="en-US" w:eastAsia="ru-RU"/>
        </w:rPr>
        <w:t>metal_gpio</w:t>
      </w:r>
      <w:proofErr w:type="spellEnd"/>
      <w:r w:rsidRPr="00D578C8">
        <w:rPr>
          <w:rFonts w:ascii="Courier New" w:hAnsi="Courier New" w:cs="Courier New"/>
          <w:b/>
          <w:bCs/>
          <w:lang w:val="en-US" w:eastAsia="ru-RU"/>
        </w:rPr>
        <w:t xml:space="preserve"> *, long pins, int </w:t>
      </w:r>
      <w:proofErr w:type="spellStart"/>
      <w:r w:rsidRPr="00D578C8">
        <w:rPr>
          <w:rFonts w:ascii="Courier New" w:hAnsi="Courier New" w:cs="Courier New"/>
          <w:b/>
          <w:bCs/>
          <w:lang w:val="en-US" w:eastAsia="ru-RU"/>
        </w:rPr>
        <w:t>intr_type</w:t>
      </w:r>
      <w:proofErr w:type="spellEnd"/>
      <w:r w:rsidRPr="00D578C8">
        <w:rPr>
          <w:rFonts w:ascii="Courier New" w:hAnsi="Courier New" w:cs="Courier New"/>
          <w:b/>
          <w:bCs/>
          <w:lang w:val="en-US" w:eastAsia="ru-RU"/>
        </w:rPr>
        <w:t>);</w:t>
      </w:r>
      <w:r w:rsidRPr="00D578C8">
        <w:rPr>
          <w:rFonts w:ascii="Courier New" w:hAnsi="Courier New" w:cs="Courier New"/>
          <w:b/>
          <w:bCs/>
          <w:lang w:val="en-US" w:eastAsia="ru-RU"/>
        </w:rPr>
        <w:br/>
        <w:t xml:space="preserve">    struct </w:t>
      </w:r>
      <w:proofErr w:type="spellStart"/>
      <w:r w:rsidRPr="00D578C8">
        <w:rPr>
          <w:rFonts w:ascii="Courier New" w:hAnsi="Courier New" w:cs="Courier New"/>
          <w:b/>
          <w:bCs/>
          <w:lang w:val="en-US" w:eastAsia="ru-RU"/>
        </w:rPr>
        <w:t>metal_interrupt</w:t>
      </w:r>
      <w:proofErr w:type="spellEnd"/>
      <w:r w:rsidRPr="00D578C8">
        <w:rPr>
          <w:rFonts w:ascii="Courier New" w:hAnsi="Courier New" w:cs="Courier New"/>
          <w:b/>
          <w:bCs/>
          <w:lang w:val="en-US" w:eastAsia="ru-RU"/>
        </w:rPr>
        <w:t xml:space="preserve"> *(*</w:t>
      </w:r>
      <w:proofErr w:type="spellStart"/>
      <w:r w:rsidRPr="00D578C8">
        <w:rPr>
          <w:rFonts w:ascii="Courier New" w:hAnsi="Courier New" w:cs="Courier New"/>
          <w:b/>
          <w:bCs/>
          <w:lang w:val="en-US" w:eastAsia="ru-RU"/>
        </w:rPr>
        <w:t>interrupt_controller</w:t>
      </w:r>
      <w:proofErr w:type="spellEnd"/>
      <w:r w:rsidRPr="00D578C8">
        <w:rPr>
          <w:rFonts w:ascii="Courier New" w:hAnsi="Courier New" w:cs="Courier New"/>
          <w:b/>
          <w:bCs/>
          <w:lang w:val="en-US" w:eastAsia="ru-RU"/>
        </w:rPr>
        <w:t xml:space="preserve">)(struct </w:t>
      </w:r>
      <w:proofErr w:type="spellStart"/>
      <w:r w:rsidRPr="00D578C8">
        <w:rPr>
          <w:rFonts w:ascii="Courier New" w:hAnsi="Courier New" w:cs="Courier New"/>
          <w:b/>
          <w:bCs/>
          <w:lang w:val="en-US" w:eastAsia="ru-RU"/>
        </w:rPr>
        <w:t>metal_gpio</w:t>
      </w:r>
      <w:proofErr w:type="spellEnd"/>
      <w:r w:rsidRPr="00D578C8">
        <w:rPr>
          <w:rFonts w:ascii="Courier New" w:hAnsi="Courier New" w:cs="Courier New"/>
          <w:b/>
          <w:bCs/>
          <w:lang w:val="en-US" w:eastAsia="ru-RU"/>
        </w:rPr>
        <w:t xml:space="preserve"> *</w:t>
      </w:r>
      <w:proofErr w:type="spellStart"/>
      <w:r w:rsidRPr="00D578C8">
        <w:rPr>
          <w:rFonts w:ascii="Courier New" w:hAnsi="Courier New" w:cs="Courier New"/>
          <w:b/>
          <w:bCs/>
          <w:lang w:val="en-US" w:eastAsia="ru-RU"/>
        </w:rPr>
        <w:t>gpio</w:t>
      </w:r>
      <w:proofErr w:type="spellEnd"/>
      <w:r w:rsidRPr="00D578C8">
        <w:rPr>
          <w:rFonts w:ascii="Courier New" w:hAnsi="Courier New" w:cs="Courier New"/>
          <w:b/>
          <w:bCs/>
          <w:lang w:val="en-US" w:eastAsia="ru-RU"/>
        </w:rPr>
        <w:t>);</w:t>
      </w:r>
      <w:r w:rsidRPr="00D578C8">
        <w:rPr>
          <w:rFonts w:ascii="Courier New" w:hAnsi="Courier New" w:cs="Courier New"/>
          <w:b/>
          <w:bCs/>
          <w:lang w:val="en-US" w:eastAsia="ru-RU"/>
        </w:rPr>
        <w:br/>
        <w:t>    int (*</w:t>
      </w:r>
      <w:proofErr w:type="spellStart"/>
      <w:r w:rsidRPr="00D578C8">
        <w:rPr>
          <w:rFonts w:ascii="Courier New" w:hAnsi="Courier New" w:cs="Courier New"/>
          <w:b/>
          <w:bCs/>
          <w:lang w:val="en-US" w:eastAsia="ru-RU"/>
        </w:rPr>
        <w:t>get_interrupt_id</w:t>
      </w:r>
      <w:proofErr w:type="spellEnd"/>
      <w:r w:rsidRPr="00D578C8">
        <w:rPr>
          <w:rFonts w:ascii="Courier New" w:hAnsi="Courier New" w:cs="Courier New"/>
          <w:b/>
          <w:bCs/>
          <w:lang w:val="en-US" w:eastAsia="ru-RU"/>
        </w:rPr>
        <w:t xml:space="preserve">)(struct </w:t>
      </w:r>
      <w:proofErr w:type="spellStart"/>
      <w:r w:rsidRPr="00D578C8">
        <w:rPr>
          <w:rFonts w:ascii="Courier New" w:hAnsi="Courier New" w:cs="Courier New"/>
          <w:b/>
          <w:bCs/>
          <w:lang w:val="en-US" w:eastAsia="ru-RU"/>
        </w:rPr>
        <w:t>metal_gpio</w:t>
      </w:r>
      <w:proofErr w:type="spellEnd"/>
      <w:r w:rsidRPr="00D578C8">
        <w:rPr>
          <w:rFonts w:ascii="Courier New" w:hAnsi="Courier New" w:cs="Courier New"/>
          <w:b/>
          <w:bCs/>
          <w:lang w:val="en-US" w:eastAsia="ru-RU"/>
        </w:rPr>
        <w:t xml:space="preserve"> *</w:t>
      </w:r>
      <w:proofErr w:type="spellStart"/>
      <w:r w:rsidRPr="00D578C8">
        <w:rPr>
          <w:rFonts w:ascii="Courier New" w:hAnsi="Courier New" w:cs="Courier New"/>
          <w:b/>
          <w:bCs/>
          <w:lang w:val="en-US" w:eastAsia="ru-RU"/>
        </w:rPr>
        <w:t>gpio</w:t>
      </w:r>
      <w:proofErr w:type="spellEnd"/>
      <w:r w:rsidRPr="00D578C8">
        <w:rPr>
          <w:rFonts w:ascii="Courier New" w:hAnsi="Courier New" w:cs="Courier New"/>
          <w:b/>
          <w:bCs/>
          <w:lang w:val="en-US" w:eastAsia="ru-RU"/>
        </w:rPr>
        <w:t>, int pin);</w:t>
      </w:r>
      <w:r w:rsidRPr="00D578C8">
        <w:rPr>
          <w:rFonts w:ascii="Courier New" w:hAnsi="Courier New" w:cs="Courier New"/>
          <w:b/>
          <w:bCs/>
          <w:lang w:val="en-US" w:eastAsia="ru-RU"/>
        </w:rPr>
        <w:br/>
        <w:t>};</w:t>
      </w:r>
    </w:p>
    <w:p w14:paraId="094A6D4B" w14:textId="77777777" w:rsidR="00D578C8" w:rsidRDefault="00065D77" w:rsidP="00D578C8">
      <w:pPr>
        <w:rPr>
          <w:lang w:eastAsia="ru-RU"/>
        </w:rPr>
      </w:pPr>
      <w:r w:rsidRPr="00065D77">
        <w:rPr>
          <w:lang w:eastAsia="ru-RU"/>
        </w:rPr>
        <w:t>И это все, к чему нас приведет код, потому что это таблица указателей на функции (технически таблица виртуальных функций).</w:t>
      </w:r>
    </w:p>
    <w:p w14:paraId="074F8275" w14:textId="77777777" w:rsidR="00065D77" w:rsidRPr="000753EB" w:rsidRDefault="00065D77" w:rsidP="00065D77">
      <w:pPr>
        <w:pStyle w:val="Heading2"/>
      </w:pPr>
      <w:bookmarkStart w:id="7" w:name="_Toc152498879"/>
      <w:r>
        <w:t>Продолжаем</w:t>
      </w:r>
      <w:r w:rsidRPr="000753EB">
        <w:t xml:space="preserve"> </w:t>
      </w:r>
      <w:r>
        <w:t>углубляться</w:t>
      </w:r>
      <w:bookmarkEnd w:id="7"/>
    </w:p>
    <w:p w14:paraId="104C7C6D" w14:textId="77777777" w:rsidR="008E2086" w:rsidRPr="008E2086" w:rsidRDefault="008E2086" w:rsidP="00065D77">
      <w:pPr>
        <w:rPr>
          <w:lang w:eastAsia="ru-RU"/>
        </w:rPr>
      </w:pPr>
      <w:r w:rsidRPr="008E2086">
        <w:rPr>
          <w:lang w:eastAsia="ru-RU"/>
        </w:rPr>
        <w:t xml:space="preserve">Чтобы найти фактические функции для модуля </w:t>
      </w:r>
      <w:r w:rsidRPr="008E2086">
        <w:rPr>
          <w:lang w:val="en-US" w:eastAsia="ru-RU"/>
        </w:rPr>
        <w:t>GPIO</w:t>
      </w:r>
      <w:r w:rsidRPr="008E2086">
        <w:rPr>
          <w:lang w:eastAsia="ru-RU"/>
        </w:rPr>
        <w:t xml:space="preserve">, нам нужно изучить конфигурационную функцию </w:t>
      </w:r>
      <w:r w:rsidRPr="00065D77">
        <w:rPr>
          <w:rFonts w:ascii="Courier New" w:hAnsi="Courier New" w:cs="Courier New"/>
          <w:b/>
          <w:bCs/>
          <w:lang w:val="en-US" w:eastAsia="ru-RU"/>
        </w:rPr>
        <w:t>metal</w:t>
      </w:r>
      <w:r w:rsidRPr="008E2086">
        <w:rPr>
          <w:rFonts w:ascii="Courier New" w:hAnsi="Courier New" w:cs="Courier New"/>
          <w:b/>
          <w:bCs/>
          <w:lang w:eastAsia="ru-RU"/>
        </w:rPr>
        <w:t>_</w:t>
      </w:r>
      <w:proofErr w:type="spellStart"/>
      <w:r w:rsidRPr="00065D77">
        <w:rPr>
          <w:rFonts w:ascii="Courier New" w:hAnsi="Courier New" w:cs="Courier New"/>
          <w:b/>
          <w:bCs/>
          <w:lang w:val="en-US" w:eastAsia="ru-RU"/>
        </w:rPr>
        <w:t>gpio</w:t>
      </w:r>
      <w:proofErr w:type="spellEnd"/>
      <w:r w:rsidRPr="008E2086">
        <w:rPr>
          <w:rFonts w:ascii="Courier New" w:hAnsi="Courier New" w:cs="Courier New"/>
          <w:b/>
          <w:bCs/>
          <w:lang w:eastAsia="ru-RU"/>
        </w:rPr>
        <w:t>_</w:t>
      </w:r>
      <w:r w:rsidRPr="00065D77">
        <w:rPr>
          <w:rFonts w:ascii="Courier New" w:hAnsi="Courier New" w:cs="Courier New"/>
          <w:b/>
          <w:bCs/>
          <w:lang w:val="en-US" w:eastAsia="ru-RU"/>
        </w:rPr>
        <w:t>get</w:t>
      </w:r>
      <w:r w:rsidRPr="008E2086">
        <w:rPr>
          <w:rFonts w:ascii="Courier New" w:hAnsi="Courier New" w:cs="Courier New"/>
          <w:b/>
          <w:bCs/>
          <w:lang w:eastAsia="ru-RU"/>
        </w:rPr>
        <w:t>_</w:t>
      </w:r>
      <w:r w:rsidRPr="00065D77">
        <w:rPr>
          <w:rFonts w:ascii="Courier New" w:hAnsi="Courier New" w:cs="Courier New"/>
          <w:b/>
          <w:bCs/>
          <w:lang w:val="en-US" w:eastAsia="ru-RU"/>
        </w:rPr>
        <w:t>device</w:t>
      </w:r>
      <w:r w:rsidRPr="008E2086">
        <w:rPr>
          <w:rFonts w:ascii="Courier New" w:hAnsi="Courier New" w:cs="Courier New"/>
          <w:b/>
          <w:bCs/>
          <w:lang w:eastAsia="ru-RU"/>
        </w:rPr>
        <w:t>()</w:t>
      </w:r>
      <w:r w:rsidRPr="008E2086">
        <w:rPr>
          <w:lang w:eastAsia="ru-RU"/>
        </w:rPr>
        <w:t xml:space="preserve">, которая вызывается в строке 46 (или рядом с ней) </w:t>
      </w:r>
      <w:r w:rsidRPr="00065D77">
        <w:rPr>
          <w:rFonts w:ascii="Courier New" w:hAnsi="Courier New" w:cs="Courier New"/>
          <w:b/>
          <w:bCs/>
          <w:color w:val="993300"/>
          <w:lang w:val="en-US" w:eastAsia="ru-RU"/>
        </w:rPr>
        <w:t>hello</w:t>
      </w:r>
      <w:r w:rsidRPr="008E2086">
        <w:rPr>
          <w:rFonts w:ascii="Courier New" w:hAnsi="Courier New" w:cs="Courier New"/>
          <w:b/>
          <w:bCs/>
          <w:color w:val="993300"/>
          <w:lang w:eastAsia="ru-RU"/>
        </w:rPr>
        <w:t>.</w:t>
      </w:r>
      <w:r w:rsidRPr="00065D77">
        <w:rPr>
          <w:rFonts w:ascii="Courier New" w:hAnsi="Courier New" w:cs="Courier New"/>
          <w:b/>
          <w:bCs/>
          <w:color w:val="993300"/>
          <w:lang w:val="en-US" w:eastAsia="ru-RU"/>
        </w:rPr>
        <w:t>c</w:t>
      </w:r>
      <w:r w:rsidRPr="008E2086">
        <w:rPr>
          <w:lang w:eastAsia="ru-RU"/>
        </w:rPr>
        <w:t>:</w:t>
      </w:r>
    </w:p>
    <w:p w14:paraId="614E24BB" w14:textId="77777777" w:rsidR="00065D77" w:rsidRPr="00065D77" w:rsidRDefault="00065D77" w:rsidP="00065D77">
      <w:pPr>
        <w:rPr>
          <w:lang w:val="en-US" w:eastAsia="ru-RU"/>
        </w:rPr>
      </w:pPr>
      <w:r w:rsidRPr="00065D77">
        <w:rPr>
          <w:rFonts w:ascii="Courier New" w:hAnsi="Courier New" w:cs="Courier New"/>
          <w:b/>
          <w:bCs/>
          <w:lang w:val="en-US" w:eastAsia="ru-RU"/>
        </w:rPr>
        <w:t xml:space="preserve">led0 = </w:t>
      </w:r>
      <w:proofErr w:type="spellStart"/>
      <w:r w:rsidRPr="00065D77">
        <w:rPr>
          <w:rFonts w:ascii="Courier New" w:hAnsi="Courier New" w:cs="Courier New"/>
          <w:b/>
          <w:bCs/>
          <w:lang w:val="en-US" w:eastAsia="ru-RU"/>
        </w:rPr>
        <w:t>metal_gpio_get_device</w:t>
      </w:r>
      <w:proofErr w:type="spellEnd"/>
      <w:r w:rsidRPr="00065D77">
        <w:rPr>
          <w:rFonts w:ascii="Courier New" w:hAnsi="Courier New" w:cs="Courier New"/>
          <w:b/>
          <w:bCs/>
          <w:lang w:val="en-US" w:eastAsia="ru-RU"/>
        </w:rPr>
        <w:t>(0);</w:t>
      </w:r>
    </w:p>
    <w:p w14:paraId="0DE4108C" w14:textId="77777777" w:rsidR="008E2086" w:rsidRPr="00972F5B" w:rsidRDefault="008E2086" w:rsidP="00065D77">
      <w:pPr>
        <w:rPr>
          <w:lang w:eastAsia="ru-RU"/>
        </w:rPr>
      </w:pPr>
      <w:r w:rsidRPr="008E2086">
        <w:rPr>
          <w:lang w:eastAsia="ru-RU"/>
        </w:rPr>
        <w:t xml:space="preserve">Оглядываясь назад, можно сказать, что название переменной </w:t>
      </w:r>
      <w:r w:rsidRPr="00065D77">
        <w:rPr>
          <w:rFonts w:ascii="Courier New" w:hAnsi="Courier New" w:cs="Courier New"/>
          <w:b/>
          <w:bCs/>
          <w:lang w:val="en-US" w:eastAsia="ru-RU"/>
        </w:rPr>
        <w:t>led</w:t>
      </w:r>
      <w:r w:rsidRPr="008E2086">
        <w:rPr>
          <w:rFonts w:ascii="Courier New" w:hAnsi="Courier New" w:cs="Courier New"/>
          <w:b/>
          <w:bCs/>
          <w:lang w:eastAsia="ru-RU"/>
        </w:rPr>
        <w:t>0</w:t>
      </w:r>
      <w:r w:rsidRPr="00065D77">
        <w:rPr>
          <w:lang w:val="en-US" w:eastAsia="ru-RU"/>
        </w:rPr>
        <w:t> </w:t>
      </w:r>
      <w:r w:rsidRPr="008E2086">
        <w:rPr>
          <w:lang w:eastAsia="ru-RU"/>
        </w:rPr>
        <w:t xml:space="preserve"> немного неправильное, поскольку оно, по-видимому, относится к выходной строке светодиода, но это не так. </w:t>
      </w:r>
      <w:r w:rsidRPr="00065D77">
        <w:rPr>
          <w:rFonts w:ascii="Courier New" w:hAnsi="Courier New" w:cs="Courier New"/>
          <w:b/>
          <w:bCs/>
          <w:lang w:val="en-US" w:eastAsia="ru-RU"/>
        </w:rPr>
        <w:t>led</w:t>
      </w:r>
      <w:r w:rsidRPr="008E2086">
        <w:rPr>
          <w:rFonts w:ascii="Courier New" w:hAnsi="Courier New" w:cs="Courier New"/>
          <w:b/>
          <w:bCs/>
          <w:lang w:eastAsia="ru-RU"/>
        </w:rPr>
        <w:t>0</w:t>
      </w:r>
      <w:r w:rsidRPr="00065D77">
        <w:rPr>
          <w:lang w:val="en-US" w:eastAsia="ru-RU"/>
        </w:rPr>
        <w:t> </w:t>
      </w:r>
      <w:r w:rsidRPr="008E2086">
        <w:rPr>
          <w:lang w:eastAsia="ru-RU"/>
        </w:rPr>
        <w:t xml:space="preserve"> на самом деле является дескриптором для всего устройства </w:t>
      </w:r>
      <w:r w:rsidRPr="008E2086">
        <w:rPr>
          <w:lang w:val="en-US" w:eastAsia="ru-RU"/>
        </w:rPr>
        <w:t>GPIO</w:t>
      </w:r>
      <w:r w:rsidRPr="008E2086">
        <w:rPr>
          <w:lang w:eastAsia="ru-RU"/>
        </w:rPr>
        <w:t xml:space="preserve">, которое содержит все функции и регистры для всех 19 контактов. Если бы мы хотели использовать другой светодиод в этом приложении, нам пришлось бы использовать ту же </w:t>
      </w:r>
      <w:r w:rsidRPr="008E2086">
        <w:rPr>
          <w:lang w:eastAsia="ru-RU"/>
        </w:rPr>
        <w:lastRenderedPageBreak/>
        <w:t xml:space="preserve">переменную </w:t>
      </w:r>
      <w:r w:rsidRPr="00065D77">
        <w:rPr>
          <w:rFonts w:ascii="Courier New" w:hAnsi="Courier New" w:cs="Courier New"/>
          <w:b/>
          <w:bCs/>
          <w:lang w:val="en-US" w:eastAsia="ru-RU"/>
        </w:rPr>
        <w:t>led</w:t>
      </w:r>
      <w:r w:rsidRPr="008E2086">
        <w:rPr>
          <w:rFonts w:ascii="Courier New" w:hAnsi="Courier New" w:cs="Courier New"/>
          <w:b/>
          <w:bCs/>
          <w:lang w:eastAsia="ru-RU"/>
        </w:rPr>
        <w:t>0</w:t>
      </w:r>
      <w:r w:rsidRPr="00065D77">
        <w:rPr>
          <w:lang w:val="en-US" w:eastAsia="ru-RU"/>
        </w:rPr>
        <w:t> </w:t>
      </w:r>
      <w:r w:rsidRPr="008E2086">
        <w:rPr>
          <w:lang w:eastAsia="ru-RU"/>
        </w:rPr>
        <w:t xml:space="preserve"> для ссылки на </w:t>
      </w:r>
      <w:proofErr w:type="spellStart"/>
      <w:r w:rsidRPr="00065D77">
        <w:rPr>
          <w:rFonts w:ascii="Courier New" w:hAnsi="Courier New" w:cs="Courier New"/>
          <w:b/>
          <w:bCs/>
          <w:lang w:val="en-US" w:eastAsia="ru-RU"/>
        </w:rPr>
        <w:t>gpio</w:t>
      </w:r>
      <w:proofErr w:type="spellEnd"/>
      <w:r w:rsidRPr="008E2086">
        <w:rPr>
          <w:rFonts w:ascii="Courier New" w:hAnsi="Courier New" w:cs="Courier New"/>
          <w:b/>
          <w:bCs/>
          <w:lang w:eastAsia="ru-RU"/>
        </w:rPr>
        <w:t>0</w:t>
      </w:r>
      <w:r w:rsidRPr="008E2086">
        <w:rPr>
          <w:lang w:eastAsia="ru-RU"/>
        </w:rPr>
        <w:t>. Лучшим</w:t>
      </w:r>
      <w:r w:rsidRPr="00972F5B">
        <w:rPr>
          <w:lang w:eastAsia="ru-RU"/>
        </w:rPr>
        <w:t xml:space="preserve"> </w:t>
      </w:r>
      <w:r w:rsidRPr="008E2086">
        <w:rPr>
          <w:lang w:eastAsia="ru-RU"/>
        </w:rPr>
        <w:t>именем</w:t>
      </w:r>
      <w:r w:rsidRPr="00972F5B">
        <w:rPr>
          <w:lang w:eastAsia="ru-RU"/>
        </w:rPr>
        <w:t xml:space="preserve"> </w:t>
      </w:r>
      <w:r w:rsidRPr="008E2086">
        <w:rPr>
          <w:lang w:eastAsia="ru-RU"/>
        </w:rPr>
        <w:t>для</w:t>
      </w:r>
      <w:r w:rsidRPr="00972F5B">
        <w:rPr>
          <w:lang w:eastAsia="ru-RU"/>
        </w:rPr>
        <w:t xml:space="preserve"> </w:t>
      </w:r>
      <w:r w:rsidRPr="008E2086">
        <w:rPr>
          <w:lang w:eastAsia="ru-RU"/>
        </w:rPr>
        <w:t>этой</w:t>
      </w:r>
      <w:r w:rsidRPr="00972F5B">
        <w:rPr>
          <w:lang w:eastAsia="ru-RU"/>
        </w:rPr>
        <w:t xml:space="preserve"> </w:t>
      </w:r>
      <w:r w:rsidRPr="008E2086">
        <w:rPr>
          <w:lang w:eastAsia="ru-RU"/>
        </w:rPr>
        <w:t>переменной</w:t>
      </w:r>
      <w:r w:rsidRPr="00972F5B">
        <w:rPr>
          <w:lang w:eastAsia="ru-RU"/>
        </w:rPr>
        <w:t xml:space="preserve"> </w:t>
      </w:r>
      <w:r w:rsidRPr="008E2086">
        <w:rPr>
          <w:lang w:eastAsia="ru-RU"/>
        </w:rPr>
        <w:t>было</w:t>
      </w:r>
      <w:r w:rsidRPr="00972F5B">
        <w:rPr>
          <w:lang w:eastAsia="ru-RU"/>
        </w:rPr>
        <w:t xml:space="preserve"> </w:t>
      </w:r>
      <w:r w:rsidRPr="008E2086">
        <w:rPr>
          <w:lang w:eastAsia="ru-RU"/>
        </w:rPr>
        <w:t>бы</w:t>
      </w:r>
      <w:r w:rsidRPr="00972F5B">
        <w:rPr>
          <w:lang w:eastAsia="ru-RU"/>
        </w:rPr>
        <w:t xml:space="preserve"> </w:t>
      </w:r>
      <w:proofErr w:type="spellStart"/>
      <w:r w:rsidRPr="00065D77">
        <w:rPr>
          <w:rFonts w:ascii="Courier New" w:hAnsi="Courier New" w:cs="Courier New"/>
          <w:b/>
          <w:bCs/>
          <w:lang w:val="en-US" w:eastAsia="ru-RU"/>
        </w:rPr>
        <w:t>gpio</w:t>
      </w:r>
      <w:proofErr w:type="spellEnd"/>
      <w:r w:rsidRPr="00972F5B">
        <w:rPr>
          <w:rFonts w:ascii="Courier New" w:hAnsi="Courier New" w:cs="Courier New"/>
          <w:b/>
          <w:bCs/>
          <w:lang w:eastAsia="ru-RU"/>
        </w:rPr>
        <w:t>_0.</w:t>
      </w:r>
    </w:p>
    <w:p w14:paraId="015B92F2" w14:textId="77777777" w:rsidR="00065D77" w:rsidRPr="008E2086" w:rsidRDefault="008E2086" w:rsidP="00065D77">
      <w:pPr>
        <w:rPr>
          <w:lang w:eastAsia="ru-RU"/>
        </w:rPr>
      </w:pPr>
      <w:r w:rsidRPr="008E2086">
        <w:rPr>
          <w:lang w:eastAsia="ru-RU"/>
        </w:rPr>
        <w:t>Двигаясь дальше, эта функция является единственной, определенной в</w:t>
      </w:r>
      <w:r w:rsidR="00065D77" w:rsidRPr="008E2086">
        <w:rPr>
          <w:rFonts w:ascii="Courier New" w:hAnsi="Courier New" w:cs="Courier New"/>
          <w:b/>
          <w:bCs/>
          <w:color w:val="993300"/>
          <w:lang w:eastAsia="ru-RU"/>
        </w:rPr>
        <w:t>./</w:t>
      </w:r>
      <w:r w:rsidR="00065D77" w:rsidRPr="00065D77">
        <w:rPr>
          <w:rFonts w:ascii="Courier New" w:hAnsi="Courier New" w:cs="Courier New"/>
          <w:b/>
          <w:bCs/>
          <w:color w:val="993300"/>
          <w:lang w:val="en-US" w:eastAsia="ru-RU"/>
        </w:rPr>
        <w:t>freedom</w:t>
      </w:r>
      <w:r w:rsidR="00065D77" w:rsidRPr="008E2086">
        <w:rPr>
          <w:rFonts w:ascii="Courier New" w:hAnsi="Courier New" w:cs="Courier New"/>
          <w:b/>
          <w:bCs/>
          <w:color w:val="993300"/>
          <w:lang w:eastAsia="ru-RU"/>
        </w:rPr>
        <w:t>-</w:t>
      </w:r>
      <w:r w:rsidR="00065D77" w:rsidRPr="00065D77">
        <w:rPr>
          <w:rFonts w:ascii="Courier New" w:hAnsi="Courier New" w:cs="Courier New"/>
          <w:b/>
          <w:bCs/>
          <w:color w:val="993300"/>
          <w:lang w:val="en-US" w:eastAsia="ru-RU"/>
        </w:rPr>
        <w:t>metal</w:t>
      </w:r>
      <w:r w:rsidR="00065D77" w:rsidRPr="008E2086">
        <w:rPr>
          <w:rFonts w:ascii="Courier New" w:hAnsi="Courier New" w:cs="Courier New"/>
          <w:b/>
          <w:bCs/>
          <w:color w:val="993300"/>
          <w:lang w:eastAsia="ru-RU"/>
        </w:rPr>
        <w:t>/</w:t>
      </w:r>
      <w:proofErr w:type="spellStart"/>
      <w:r w:rsidR="00065D77" w:rsidRPr="00065D77">
        <w:rPr>
          <w:rFonts w:ascii="Courier New" w:hAnsi="Courier New" w:cs="Courier New"/>
          <w:b/>
          <w:bCs/>
          <w:color w:val="993300"/>
          <w:lang w:val="en-US" w:eastAsia="ru-RU"/>
        </w:rPr>
        <w:t>src</w:t>
      </w:r>
      <w:proofErr w:type="spellEnd"/>
      <w:r w:rsidR="00065D77" w:rsidRPr="008E2086">
        <w:rPr>
          <w:rFonts w:ascii="Courier New" w:hAnsi="Courier New" w:cs="Courier New"/>
          <w:b/>
          <w:bCs/>
          <w:color w:val="993300"/>
          <w:lang w:eastAsia="ru-RU"/>
        </w:rPr>
        <w:t>/</w:t>
      </w:r>
      <w:proofErr w:type="spellStart"/>
      <w:r w:rsidR="00065D77" w:rsidRPr="00065D77">
        <w:rPr>
          <w:rFonts w:ascii="Courier New" w:hAnsi="Courier New" w:cs="Courier New"/>
          <w:b/>
          <w:bCs/>
          <w:color w:val="993300"/>
          <w:lang w:val="en-US" w:eastAsia="ru-RU"/>
        </w:rPr>
        <w:t>gpio</w:t>
      </w:r>
      <w:proofErr w:type="spellEnd"/>
      <w:r w:rsidR="00065D77" w:rsidRPr="008E2086">
        <w:rPr>
          <w:rFonts w:ascii="Courier New" w:hAnsi="Courier New" w:cs="Courier New"/>
          <w:b/>
          <w:bCs/>
          <w:color w:val="993300"/>
          <w:lang w:eastAsia="ru-RU"/>
        </w:rPr>
        <w:t>.</w:t>
      </w:r>
      <w:r w:rsidR="00065D77" w:rsidRPr="00065D77">
        <w:rPr>
          <w:rFonts w:ascii="Courier New" w:hAnsi="Courier New" w:cs="Courier New"/>
          <w:b/>
          <w:bCs/>
          <w:color w:val="993300"/>
          <w:lang w:val="en-US" w:eastAsia="ru-RU"/>
        </w:rPr>
        <w:t>c</w:t>
      </w:r>
      <w:r w:rsidR="00065D77" w:rsidRPr="008E2086">
        <w:rPr>
          <w:lang w:eastAsia="ru-RU"/>
        </w:rPr>
        <w:t xml:space="preserve">. </w:t>
      </w:r>
      <w:r>
        <w:rPr>
          <w:lang w:eastAsia="ru-RU"/>
        </w:rPr>
        <w:t>Вот</w:t>
      </w:r>
      <w:r w:rsidRPr="008E2086">
        <w:rPr>
          <w:lang w:eastAsia="ru-RU"/>
        </w:rPr>
        <w:t xml:space="preserve"> </w:t>
      </w:r>
      <w:r>
        <w:rPr>
          <w:lang w:eastAsia="ru-RU"/>
        </w:rPr>
        <w:t>код</w:t>
      </w:r>
      <w:r w:rsidR="00065D77" w:rsidRPr="008E2086">
        <w:rPr>
          <w:lang w:eastAsia="ru-RU"/>
        </w:rPr>
        <w:t>:</w:t>
      </w:r>
    </w:p>
    <w:p w14:paraId="3120F75A" w14:textId="77777777" w:rsidR="00065D77" w:rsidRPr="00065D77" w:rsidRDefault="00065D77" w:rsidP="00065D77">
      <w:pPr>
        <w:rPr>
          <w:lang w:val="en-US" w:eastAsia="ru-RU"/>
        </w:rPr>
      </w:pPr>
      <w:r w:rsidRPr="00065D77">
        <w:rPr>
          <w:rFonts w:ascii="Courier New" w:hAnsi="Courier New" w:cs="Courier New"/>
          <w:b/>
          <w:bCs/>
          <w:lang w:val="en-US" w:eastAsia="ru-RU"/>
        </w:rPr>
        <w:t xml:space="preserve">struct </w:t>
      </w:r>
      <w:proofErr w:type="spellStart"/>
      <w:r w:rsidRPr="00065D77">
        <w:rPr>
          <w:rFonts w:ascii="Courier New" w:hAnsi="Courier New" w:cs="Courier New"/>
          <w:b/>
          <w:bCs/>
          <w:lang w:val="en-US" w:eastAsia="ru-RU"/>
        </w:rPr>
        <w:t>metal_gpio</w:t>
      </w:r>
      <w:proofErr w:type="spellEnd"/>
      <w:r w:rsidRPr="00065D77">
        <w:rPr>
          <w:rFonts w:ascii="Courier New" w:hAnsi="Courier New" w:cs="Courier New"/>
          <w:b/>
          <w:bCs/>
          <w:lang w:val="en-US" w:eastAsia="ru-RU"/>
        </w:rPr>
        <w:t xml:space="preserve"> *</w:t>
      </w:r>
      <w:proofErr w:type="spellStart"/>
      <w:r w:rsidRPr="00065D77">
        <w:rPr>
          <w:rFonts w:ascii="Courier New" w:hAnsi="Courier New" w:cs="Courier New"/>
          <w:b/>
          <w:bCs/>
          <w:lang w:val="en-US" w:eastAsia="ru-RU"/>
        </w:rPr>
        <w:t>metal_gpio_get_device</w:t>
      </w:r>
      <w:proofErr w:type="spellEnd"/>
      <w:r w:rsidRPr="00065D77">
        <w:rPr>
          <w:rFonts w:ascii="Courier New" w:hAnsi="Courier New" w:cs="Courier New"/>
          <w:b/>
          <w:bCs/>
          <w:lang w:val="en-US" w:eastAsia="ru-RU"/>
        </w:rPr>
        <w:t xml:space="preserve">(unsigned int </w:t>
      </w:r>
      <w:proofErr w:type="spellStart"/>
      <w:r w:rsidRPr="00065D77">
        <w:rPr>
          <w:rFonts w:ascii="Courier New" w:hAnsi="Courier New" w:cs="Courier New"/>
          <w:b/>
          <w:bCs/>
          <w:lang w:val="en-US" w:eastAsia="ru-RU"/>
        </w:rPr>
        <w:t>device_num</w:t>
      </w:r>
      <w:proofErr w:type="spellEnd"/>
      <w:r w:rsidRPr="00065D77">
        <w:rPr>
          <w:rFonts w:ascii="Courier New" w:hAnsi="Courier New" w:cs="Courier New"/>
          <w:b/>
          <w:bCs/>
          <w:lang w:val="en-US" w:eastAsia="ru-RU"/>
        </w:rPr>
        <w:t>) {</w:t>
      </w:r>
      <w:r w:rsidRPr="00065D77">
        <w:rPr>
          <w:lang w:val="en-US" w:eastAsia="ru-RU"/>
        </w:rPr>
        <w:br/>
      </w:r>
      <w:r w:rsidRPr="00065D77">
        <w:rPr>
          <w:rFonts w:ascii="Courier New" w:hAnsi="Courier New" w:cs="Courier New"/>
          <w:b/>
          <w:bCs/>
          <w:lang w:val="en-US" w:eastAsia="ru-RU"/>
        </w:rPr>
        <w:t>    if (</w:t>
      </w:r>
      <w:proofErr w:type="spellStart"/>
      <w:r w:rsidRPr="00065D77">
        <w:rPr>
          <w:rFonts w:ascii="Courier New" w:hAnsi="Courier New" w:cs="Courier New"/>
          <w:b/>
          <w:bCs/>
          <w:lang w:val="en-US" w:eastAsia="ru-RU"/>
        </w:rPr>
        <w:t>device_num</w:t>
      </w:r>
      <w:proofErr w:type="spellEnd"/>
      <w:r w:rsidRPr="00065D77">
        <w:rPr>
          <w:rFonts w:ascii="Courier New" w:hAnsi="Courier New" w:cs="Courier New"/>
          <w:b/>
          <w:bCs/>
          <w:lang w:val="en-US" w:eastAsia="ru-RU"/>
        </w:rPr>
        <w:t xml:space="preserve"> &gt; __MEE_DT_MAX_GPIOS) {</w:t>
      </w:r>
      <w:r w:rsidRPr="00065D77">
        <w:rPr>
          <w:lang w:val="en-US" w:eastAsia="ru-RU"/>
        </w:rPr>
        <w:br/>
      </w:r>
      <w:r w:rsidRPr="00065D77">
        <w:rPr>
          <w:rFonts w:ascii="Courier New" w:hAnsi="Courier New" w:cs="Courier New"/>
          <w:b/>
          <w:bCs/>
          <w:lang w:val="en-US" w:eastAsia="ru-RU"/>
        </w:rPr>
        <w:t>        return NULL;</w:t>
      </w:r>
      <w:r w:rsidRPr="00065D77">
        <w:rPr>
          <w:lang w:val="en-US" w:eastAsia="ru-RU"/>
        </w:rPr>
        <w:br/>
      </w:r>
      <w:r w:rsidRPr="00065D77">
        <w:rPr>
          <w:rFonts w:ascii="Courier New" w:hAnsi="Courier New" w:cs="Courier New"/>
          <w:b/>
          <w:bCs/>
          <w:lang w:val="en-US" w:eastAsia="ru-RU"/>
        </w:rPr>
        <w:t>    }</w:t>
      </w:r>
      <w:r w:rsidRPr="00065D77">
        <w:rPr>
          <w:lang w:val="en-US" w:eastAsia="ru-RU"/>
        </w:rPr>
        <w:br/>
      </w:r>
      <w:r w:rsidRPr="00065D77">
        <w:rPr>
          <w:rFonts w:ascii="Courier New" w:hAnsi="Courier New" w:cs="Courier New"/>
          <w:b/>
          <w:bCs/>
          <w:lang w:val="en-US" w:eastAsia="ru-RU"/>
        </w:rPr>
        <w:t xml:space="preserve">    return (struct </w:t>
      </w:r>
      <w:proofErr w:type="spellStart"/>
      <w:r w:rsidRPr="00065D77">
        <w:rPr>
          <w:rFonts w:ascii="Courier New" w:hAnsi="Courier New" w:cs="Courier New"/>
          <w:b/>
          <w:bCs/>
          <w:lang w:val="en-US" w:eastAsia="ru-RU"/>
        </w:rPr>
        <w:t>metal_gpio</w:t>
      </w:r>
      <w:proofErr w:type="spellEnd"/>
      <w:r w:rsidRPr="00065D77">
        <w:rPr>
          <w:rFonts w:ascii="Courier New" w:hAnsi="Courier New" w:cs="Courier New"/>
          <w:b/>
          <w:bCs/>
          <w:lang w:val="en-US" w:eastAsia="ru-RU"/>
        </w:rPr>
        <w:t xml:space="preserve"> *)__</w:t>
      </w:r>
      <w:proofErr w:type="spellStart"/>
      <w:r w:rsidRPr="00065D77">
        <w:rPr>
          <w:rFonts w:ascii="Courier New" w:hAnsi="Courier New" w:cs="Courier New"/>
          <w:b/>
          <w:bCs/>
          <w:lang w:val="en-US" w:eastAsia="ru-RU"/>
        </w:rPr>
        <w:t>metal_gpio_table</w:t>
      </w:r>
      <w:proofErr w:type="spellEnd"/>
      <w:r w:rsidRPr="00065D77">
        <w:rPr>
          <w:rFonts w:ascii="Courier New" w:hAnsi="Courier New" w:cs="Courier New"/>
          <w:b/>
          <w:bCs/>
          <w:lang w:val="en-US" w:eastAsia="ru-RU"/>
        </w:rPr>
        <w:t>[</w:t>
      </w:r>
      <w:proofErr w:type="spellStart"/>
      <w:r w:rsidRPr="00065D77">
        <w:rPr>
          <w:rFonts w:ascii="Courier New" w:hAnsi="Courier New" w:cs="Courier New"/>
          <w:b/>
          <w:bCs/>
          <w:lang w:val="en-US" w:eastAsia="ru-RU"/>
        </w:rPr>
        <w:t>device_num</w:t>
      </w:r>
      <w:proofErr w:type="spellEnd"/>
      <w:r w:rsidRPr="00065D77">
        <w:rPr>
          <w:rFonts w:ascii="Courier New" w:hAnsi="Courier New" w:cs="Courier New"/>
          <w:b/>
          <w:bCs/>
          <w:lang w:val="en-US" w:eastAsia="ru-RU"/>
        </w:rPr>
        <w:t>];</w:t>
      </w:r>
      <w:r w:rsidRPr="00065D77">
        <w:rPr>
          <w:lang w:val="en-US" w:eastAsia="ru-RU"/>
        </w:rPr>
        <w:br/>
      </w:r>
      <w:r w:rsidRPr="00065D77">
        <w:rPr>
          <w:rFonts w:ascii="Courier New" w:hAnsi="Courier New" w:cs="Courier New"/>
          <w:b/>
          <w:bCs/>
          <w:lang w:val="en-US" w:eastAsia="ru-RU"/>
        </w:rPr>
        <w:t>}</w:t>
      </w:r>
    </w:p>
    <w:p w14:paraId="58BDFC54" w14:textId="77777777" w:rsidR="00065D77" w:rsidRPr="008E2086" w:rsidRDefault="008E2086" w:rsidP="008E2086">
      <w:pPr>
        <w:rPr>
          <w:lang w:eastAsia="ru-RU"/>
        </w:rPr>
      </w:pPr>
      <w:r w:rsidRPr="008E2086">
        <w:rPr>
          <w:lang w:eastAsia="ru-RU"/>
        </w:rPr>
        <w:t xml:space="preserve">Функция возвращает указатель на запрошенное устройство </w:t>
      </w:r>
      <w:r w:rsidRPr="008E2086">
        <w:rPr>
          <w:lang w:val="en-US" w:eastAsia="ru-RU"/>
        </w:rPr>
        <w:t>GPIO</w:t>
      </w:r>
      <w:r w:rsidRPr="008E2086">
        <w:rPr>
          <w:lang w:eastAsia="ru-RU"/>
        </w:rPr>
        <w:t xml:space="preserve">. Помните, что наш микроконтроллер </w:t>
      </w:r>
      <w:r w:rsidRPr="008E2086">
        <w:rPr>
          <w:lang w:val="en-US" w:eastAsia="ru-RU"/>
        </w:rPr>
        <w:t>FE</w:t>
      </w:r>
      <w:r w:rsidRPr="008E2086">
        <w:rPr>
          <w:lang w:eastAsia="ru-RU"/>
        </w:rPr>
        <w:t xml:space="preserve">310 имеет только один экземпляр </w:t>
      </w:r>
      <w:r w:rsidRPr="008E2086">
        <w:rPr>
          <w:lang w:val="en-US" w:eastAsia="ru-RU"/>
        </w:rPr>
        <w:t>GPIO</w:t>
      </w:r>
      <w:r w:rsidRPr="008E2086">
        <w:rPr>
          <w:lang w:eastAsia="ru-RU"/>
        </w:rPr>
        <w:t xml:space="preserve">, которым является </w:t>
      </w:r>
      <w:r w:rsidRPr="008E2086">
        <w:rPr>
          <w:lang w:val="en-US" w:eastAsia="ru-RU"/>
        </w:rPr>
        <w:t>GPIO</w:t>
      </w:r>
      <w:r w:rsidRPr="008E2086">
        <w:rPr>
          <w:lang w:eastAsia="ru-RU"/>
        </w:rPr>
        <w:t xml:space="preserve">0. Вот почему вызов функции </w:t>
      </w:r>
      <w:r w:rsidRPr="00065D77">
        <w:rPr>
          <w:rFonts w:ascii="Courier New" w:hAnsi="Courier New" w:cs="Courier New"/>
          <w:b/>
          <w:bCs/>
          <w:lang w:val="en-US" w:eastAsia="ru-RU"/>
        </w:rPr>
        <w:t>metal</w:t>
      </w:r>
      <w:r w:rsidRPr="008E2086">
        <w:rPr>
          <w:rFonts w:ascii="Courier New" w:hAnsi="Courier New" w:cs="Courier New"/>
          <w:b/>
          <w:bCs/>
          <w:lang w:eastAsia="ru-RU"/>
        </w:rPr>
        <w:t>_</w:t>
      </w:r>
      <w:proofErr w:type="spellStart"/>
      <w:r w:rsidRPr="00065D77">
        <w:rPr>
          <w:rFonts w:ascii="Courier New" w:hAnsi="Courier New" w:cs="Courier New"/>
          <w:b/>
          <w:bCs/>
          <w:lang w:val="en-US" w:eastAsia="ru-RU"/>
        </w:rPr>
        <w:t>gpio</w:t>
      </w:r>
      <w:proofErr w:type="spellEnd"/>
      <w:r w:rsidRPr="008E2086">
        <w:rPr>
          <w:rFonts w:ascii="Courier New" w:hAnsi="Courier New" w:cs="Courier New"/>
          <w:b/>
          <w:bCs/>
          <w:lang w:eastAsia="ru-RU"/>
        </w:rPr>
        <w:t>_</w:t>
      </w:r>
      <w:r w:rsidRPr="00065D77">
        <w:rPr>
          <w:rFonts w:ascii="Courier New" w:hAnsi="Courier New" w:cs="Courier New"/>
          <w:b/>
          <w:bCs/>
          <w:lang w:val="en-US" w:eastAsia="ru-RU"/>
        </w:rPr>
        <w:t>get</w:t>
      </w:r>
      <w:r w:rsidRPr="008E2086">
        <w:rPr>
          <w:rFonts w:ascii="Courier New" w:hAnsi="Courier New" w:cs="Courier New"/>
          <w:b/>
          <w:bCs/>
          <w:lang w:eastAsia="ru-RU"/>
        </w:rPr>
        <w:t>_</w:t>
      </w:r>
      <w:r w:rsidRPr="00065D77">
        <w:rPr>
          <w:rFonts w:ascii="Courier New" w:hAnsi="Courier New" w:cs="Courier New"/>
          <w:b/>
          <w:bCs/>
          <w:lang w:val="en-US" w:eastAsia="ru-RU"/>
        </w:rPr>
        <w:t>device</w:t>
      </w:r>
      <w:r w:rsidRPr="008E2086">
        <w:rPr>
          <w:rFonts w:ascii="Courier New" w:hAnsi="Courier New" w:cs="Courier New"/>
          <w:b/>
          <w:bCs/>
          <w:lang w:eastAsia="ru-RU"/>
        </w:rPr>
        <w:t>(0)</w:t>
      </w:r>
      <w:r w:rsidRPr="008E2086">
        <w:rPr>
          <w:lang w:eastAsia="ru-RU"/>
        </w:rPr>
        <w:t xml:space="preserve">, поэтому он возвращает адрес </w:t>
      </w:r>
      <w:r w:rsidRPr="008E2086">
        <w:rPr>
          <w:rFonts w:ascii="Courier New" w:hAnsi="Courier New" w:cs="Courier New"/>
          <w:b/>
          <w:bCs/>
          <w:lang w:eastAsia="ru-RU"/>
        </w:rPr>
        <w:t>__</w:t>
      </w:r>
      <w:r w:rsidRPr="00065D77">
        <w:rPr>
          <w:rFonts w:ascii="Courier New" w:hAnsi="Courier New" w:cs="Courier New"/>
          <w:b/>
          <w:bCs/>
          <w:lang w:val="en-US" w:eastAsia="ru-RU"/>
        </w:rPr>
        <w:t>metal</w:t>
      </w:r>
      <w:r w:rsidRPr="008E2086">
        <w:rPr>
          <w:rFonts w:ascii="Courier New" w:hAnsi="Courier New" w:cs="Courier New"/>
          <w:b/>
          <w:bCs/>
          <w:lang w:eastAsia="ru-RU"/>
        </w:rPr>
        <w:t>_</w:t>
      </w:r>
      <w:proofErr w:type="spellStart"/>
      <w:r w:rsidRPr="00065D77">
        <w:rPr>
          <w:rFonts w:ascii="Courier New" w:hAnsi="Courier New" w:cs="Courier New"/>
          <w:b/>
          <w:bCs/>
          <w:lang w:val="en-US" w:eastAsia="ru-RU"/>
        </w:rPr>
        <w:t>gpio</w:t>
      </w:r>
      <w:proofErr w:type="spellEnd"/>
      <w:r w:rsidRPr="008E2086">
        <w:rPr>
          <w:rFonts w:ascii="Courier New" w:hAnsi="Courier New" w:cs="Courier New"/>
          <w:b/>
          <w:bCs/>
          <w:lang w:eastAsia="ru-RU"/>
        </w:rPr>
        <w:t>_</w:t>
      </w:r>
      <w:r w:rsidRPr="00065D77">
        <w:rPr>
          <w:rFonts w:ascii="Courier New" w:hAnsi="Courier New" w:cs="Courier New"/>
          <w:b/>
          <w:bCs/>
          <w:lang w:val="en-US" w:eastAsia="ru-RU"/>
        </w:rPr>
        <w:t>table</w:t>
      </w:r>
      <w:r w:rsidRPr="008E2086">
        <w:rPr>
          <w:lang w:eastAsia="ru-RU"/>
        </w:rPr>
        <w:t>, который определен в</w:t>
      </w:r>
      <w:r>
        <w:rPr>
          <w:lang w:eastAsia="ru-RU"/>
        </w:rPr>
        <w:t xml:space="preserve"> </w:t>
      </w:r>
      <w:r w:rsidR="00065D77" w:rsidRPr="008E2086">
        <w:rPr>
          <w:rFonts w:ascii="Courier New" w:hAnsi="Courier New" w:cs="Courier New"/>
          <w:b/>
          <w:bCs/>
          <w:color w:val="993300"/>
          <w:lang w:eastAsia="ru-RU"/>
        </w:rPr>
        <w:t>./</w:t>
      </w:r>
      <w:proofErr w:type="spellStart"/>
      <w:r w:rsidR="00065D77" w:rsidRPr="00065D77">
        <w:rPr>
          <w:rFonts w:ascii="Courier New" w:hAnsi="Courier New" w:cs="Courier New"/>
          <w:b/>
          <w:bCs/>
          <w:color w:val="993300"/>
          <w:lang w:val="en-US" w:eastAsia="ru-RU"/>
        </w:rPr>
        <w:t>bsp</w:t>
      </w:r>
      <w:proofErr w:type="spellEnd"/>
      <w:r w:rsidR="00065D77" w:rsidRPr="008E2086">
        <w:rPr>
          <w:rFonts w:ascii="Courier New" w:hAnsi="Courier New" w:cs="Courier New"/>
          <w:b/>
          <w:bCs/>
          <w:color w:val="993300"/>
          <w:lang w:eastAsia="ru-RU"/>
        </w:rPr>
        <w:t>/</w:t>
      </w:r>
      <w:r w:rsidR="00065D77" w:rsidRPr="00065D77">
        <w:rPr>
          <w:rFonts w:ascii="Courier New" w:hAnsi="Courier New" w:cs="Courier New"/>
          <w:b/>
          <w:bCs/>
          <w:color w:val="993300"/>
          <w:lang w:val="en-US" w:eastAsia="ru-RU"/>
        </w:rPr>
        <w:t>install</w:t>
      </w:r>
      <w:r w:rsidR="00065D77" w:rsidRPr="008E2086">
        <w:rPr>
          <w:rFonts w:ascii="Courier New" w:hAnsi="Courier New" w:cs="Courier New"/>
          <w:b/>
          <w:bCs/>
          <w:color w:val="993300"/>
          <w:lang w:eastAsia="ru-RU"/>
        </w:rPr>
        <w:t>/</w:t>
      </w:r>
      <w:r w:rsidR="00065D77" w:rsidRPr="00065D77">
        <w:rPr>
          <w:rFonts w:ascii="Courier New" w:hAnsi="Courier New" w:cs="Courier New"/>
          <w:b/>
          <w:bCs/>
          <w:color w:val="993300"/>
          <w:lang w:val="en-US" w:eastAsia="ru-RU"/>
        </w:rPr>
        <w:t>include</w:t>
      </w:r>
      <w:r w:rsidR="00065D77" w:rsidRPr="008E2086">
        <w:rPr>
          <w:rFonts w:ascii="Courier New" w:hAnsi="Courier New" w:cs="Courier New"/>
          <w:b/>
          <w:bCs/>
          <w:color w:val="993300"/>
          <w:lang w:eastAsia="ru-RU"/>
        </w:rPr>
        <w:t>/</w:t>
      </w:r>
      <w:r w:rsidR="00065D77" w:rsidRPr="00065D77">
        <w:rPr>
          <w:rFonts w:ascii="Courier New" w:hAnsi="Courier New" w:cs="Courier New"/>
          <w:b/>
          <w:bCs/>
          <w:color w:val="993300"/>
          <w:lang w:val="en-US" w:eastAsia="ru-RU"/>
        </w:rPr>
        <w:t>metal</w:t>
      </w:r>
      <w:r w:rsidR="00065D77" w:rsidRPr="008E2086">
        <w:rPr>
          <w:rFonts w:ascii="Courier New" w:hAnsi="Courier New" w:cs="Courier New"/>
          <w:b/>
          <w:bCs/>
          <w:color w:val="993300"/>
          <w:lang w:eastAsia="ru-RU"/>
        </w:rPr>
        <w:t>/</w:t>
      </w:r>
      <w:r w:rsidR="00065D77" w:rsidRPr="00065D77">
        <w:rPr>
          <w:rFonts w:ascii="Courier New" w:hAnsi="Courier New" w:cs="Courier New"/>
          <w:b/>
          <w:bCs/>
          <w:color w:val="993300"/>
          <w:lang w:val="en-US" w:eastAsia="ru-RU"/>
        </w:rPr>
        <w:t>machine</w:t>
      </w:r>
      <w:r w:rsidR="00065D77" w:rsidRPr="008E2086">
        <w:rPr>
          <w:rFonts w:ascii="Courier New" w:hAnsi="Courier New" w:cs="Courier New"/>
          <w:b/>
          <w:bCs/>
          <w:color w:val="993300"/>
          <w:lang w:eastAsia="ru-RU"/>
        </w:rPr>
        <w:t>.</w:t>
      </w:r>
      <w:r w:rsidR="00065D77" w:rsidRPr="00065D77">
        <w:rPr>
          <w:rFonts w:ascii="Courier New" w:hAnsi="Courier New" w:cs="Courier New"/>
          <w:b/>
          <w:bCs/>
          <w:color w:val="993300"/>
          <w:lang w:val="en-US" w:eastAsia="ru-RU"/>
        </w:rPr>
        <w:t>h</w:t>
      </w:r>
      <w:r w:rsidR="00065D77" w:rsidRPr="008E2086">
        <w:rPr>
          <w:lang w:eastAsia="ru-RU"/>
        </w:rPr>
        <w:t>:</w:t>
      </w:r>
    </w:p>
    <w:p w14:paraId="0B86168C" w14:textId="77777777" w:rsidR="00065D77" w:rsidRPr="00065D77" w:rsidRDefault="00065D77" w:rsidP="00065D77">
      <w:pPr>
        <w:rPr>
          <w:lang w:val="en-US" w:eastAsia="ru-RU"/>
        </w:rPr>
      </w:pPr>
      <w:r w:rsidRPr="00065D77">
        <w:rPr>
          <w:rFonts w:ascii="Courier New" w:hAnsi="Courier New" w:cs="Courier New"/>
          <w:b/>
          <w:bCs/>
          <w:lang w:val="en-US" w:eastAsia="ru-RU"/>
        </w:rPr>
        <w:t>struct __metal_driver_sifive_gpio0 *__</w:t>
      </w:r>
      <w:proofErr w:type="spellStart"/>
      <w:r w:rsidRPr="00065D77">
        <w:rPr>
          <w:rFonts w:ascii="Courier New" w:hAnsi="Courier New" w:cs="Courier New"/>
          <w:b/>
          <w:bCs/>
          <w:lang w:val="en-US" w:eastAsia="ru-RU"/>
        </w:rPr>
        <w:t>metal_gpio_table</w:t>
      </w:r>
      <w:proofErr w:type="spellEnd"/>
      <w:r w:rsidRPr="00065D77">
        <w:rPr>
          <w:rFonts w:ascii="Courier New" w:hAnsi="Courier New" w:cs="Courier New"/>
          <w:b/>
          <w:bCs/>
          <w:lang w:val="en-US" w:eastAsia="ru-RU"/>
        </w:rPr>
        <w:t>[] = {</w:t>
      </w:r>
      <w:r w:rsidRPr="00065D77">
        <w:rPr>
          <w:rFonts w:ascii="Courier New" w:hAnsi="Courier New" w:cs="Courier New"/>
          <w:b/>
          <w:bCs/>
          <w:lang w:val="en-US" w:eastAsia="ru-RU"/>
        </w:rPr>
        <w:br/>
        <w:t>                              &amp;__metal_dt_gpio_10012000};</w:t>
      </w:r>
    </w:p>
    <w:p w14:paraId="321BA392" w14:textId="77777777" w:rsidR="00065D77" w:rsidRPr="00065D77" w:rsidRDefault="008E2086" w:rsidP="008E2086">
      <w:pPr>
        <w:rPr>
          <w:lang w:val="en-US" w:eastAsia="ru-RU"/>
        </w:rPr>
      </w:pPr>
      <w:r w:rsidRPr="008E2086">
        <w:rPr>
          <w:lang w:eastAsia="ru-RU"/>
        </w:rPr>
        <w:t xml:space="preserve">Опять же, поскольку в </w:t>
      </w:r>
      <w:r w:rsidRPr="008E2086">
        <w:rPr>
          <w:lang w:val="en-US" w:eastAsia="ru-RU"/>
        </w:rPr>
        <w:t>FE</w:t>
      </w:r>
      <w:r w:rsidRPr="008E2086">
        <w:rPr>
          <w:lang w:eastAsia="ru-RU"/>
        </w:rPr>
        <w:t xml:space="preserve">310 есть только одно устройство </w:t>
      </w:r>
      <w:r w:rsidRPr="008E2086">
        <w:rPr>
          <w:lang w:val="en-US" w:eastAsia="ru-RU"/>
        </w:rPr>
        <w:t>GPIO</w:t>
      </w:r>
      <w:r w:rsidRPr="008E2086">
        <w:rPr>
          <w:lang w:eastAsia="ru-RU"/>
        </w:rPr>
        <w:t xml:space="preserve">, этот массив содержит только один элемент, и, похоже, мы приближаемся к нему из-за его названия: </w:t>
      </w:r>
      <w:r w:rsidRPr="008E2086">
        <w:rPr>
          <w:rFonts w:ascii="Courier New" w:hAnsi="Courier New" w:cs="Courier New"/>
          <w:b/>
          <w:bCs/>
          <w:lang w:eastAsia="ru-RU"/>
        </w:rPr>
        <w:t>__</w:t>
      </w:r>
      <w:r w:rsidRPr="00065D77">
        <w:rPr>
          <w:rFonts w:ascii="Courier New" w:hAnsi="Courier New" w:cs="Courier New"/>
          <w:b/>
          <w:bCs/>
          <w:lang w:val="en-US" w:eastAsia="ru-RU"/>
        </w:rPr>
        <w:t>metal</w:t>
      </w:r>
      <w:r w:rsidRPr="008E2086">
        <w:rPr>
          <w:rFonts w:ascii="Courier New" w:hAnsi="Courier New" w:cs="Courier New"/>
          <w:b/>
          <w:bCs/>
          <w:lang w:eastAsia="ru-RU"/>
        </w:rPr>
        <w:t>_</w:t>
      </w:r>
      <w:r w:rsidRPr="00065D77">
        <w:rPr>
          <w:rFonts w:ascii="Courier New" w:hAnsi="Courier New" w:cs="Courier New"/>
          <w:b/>
          <w:bCs/>
          <w:lang w:val="en-US" w:eastAsia="ru-RU"/>
        </w:rPr>
        <w:t>dt</w:t>
      </w:r>
      <w:r w:rsidRPr="008E2086">
        <w:rPr>
          <w:rFonts w:ascii="Courier New" w:hAnsi="Courier New" w:cs="Courier New"/>
          <w:b/>
          <w:bCs/>
          <w:lang w:eastAsia="ru-RU"/>
        </w:rPr>
        <w:t>_</w:t>
      </w:r>
      <w:proofErr w:type="spellStart"/>
      <w:r w:rsidRPr="00065D77">
        <w:rPr>
          <w:rFonts w:ascii="Courier New" w:hAnsi="Courier New" w:cs="Courier New"/>
          <w:b/>
          <w:bCs/>
          <w:lang w:val="en-US" w:eastAsia="ru-RU"/>
        </w:rPr>
        <w:t>gpio</w:t>
      </w:r>
      <w:proofErr w:type="spellEnd"/>
      <w:r w:rsidRPr="008E2086">
        <w:rPr>
          <w:rFonts w:ascii="Courier New" w:hAnsi="Courier New" w:cs="Courier New"/>
          <w:b/>
          <w:bCs/>
          <w:lang w:eastAsia="ru-RU"/>
        </w:rPr>
        <w:t>_10012000</w:t>
      </w:r>
      <w:r w:rsidRPr="008E2086">
        <w:rPr>
          <w:lang w:eastAsia="ru-RU"/>
        </w:rPr>
        <w:t xml:space="preserve">. </w:t>
      </w:r>
      <w:proofErr w:type="spellStart"/>
      <w:r w:rsidRPr="008E2086">
        <w:rPr>
          <w:lang w:val="en-US" w:eastAsia="ru-RU"/>
        </w:rPr>
        <w:t>Это</w:t>
      </w:r>
      <w:proofErr w:type="spellEnd"/>
      <w:r w:rsidRPr="008E2086">
        <w:rPr>
          <w:lang w:val="en-US" w:eastAsia="ru-RU"/>
        </w:rPr>
        <w:t xml:space="preserve"> </w:t>
      </w:r>
      <w:proofErr w:type="spellStart"/>
      <w:r w:rsidRPr="008E2086">
        <w:rPr>
          <w:lang w:val="en-US" w:eastAsia="ru-RU"/>
        </w:rPr>
        <w:t>определено</w:t>
      </w:r>
      <w:proofErr w:type="spellEnd"/>
      <w:r w:rsidRPr="008E2086">
        <w:rPr>
          <w:lang w:val="en-US" w:eastAsia="ru-RU"/>
        </w:rPr>
        <w:t xml:space="preserve"> в </w:t>
      </w:r>
      <w:r w:rsidR="00065D77" w:rsidRPr="00065D77">
        <w:rPr>
          <w:rFonts w:ascii="Courier New" w:hAnsi="Courier New" w:cs="Courier New"/>
          <w:b/>
          <w:bCs/>
          <w:color w:val="993300"/>
          <w:lang w:val="en-US" w:eastAsia="ru-RU"/>
        </w:rPr>
        <w:t>./</w:t>
      </w:r>
      <w:proofErr w:type="spellStart"/>
      <w:r w:rsidR="00065D77" w:rsidRPr="00065D77">
        <w:rPr>
          <w:rFonts w:ascii="Courier New" w:hAnsi="Courier New" w:cs="Courier New"/>
          <w:b/>
          <w:bCs/>
          <w:color w:val="993300"/>
          <w:lang w:val="en-US" w:eastAsia="ru-RU"/>
        </w:rPr>
        <w:t>bsp</w:t>
      </w:r>
      <w:proofErr w:type="spellEnd"/>
      <w:r w:rsidR="00065D77" w:rsidRPr="00065D77">
        <w:rPr>
          <w:rFonts w:ascii="Courier New" w:hAnsi="Courier New" w:cs="Courier New"/>
          <w:b/>
          <w:bCs/>
          <w:color w:val="993300"/>
          <w:lang w:val="en-US" w:eastAsia="ru-RU"/>
        </w:rPr>
        <w:t>/install/include/metal/machine/</w:t>
      </w:r>
      <w:proofErr w:type="spellStart"/>
      <w:r w:rsidR="00065D77" w:rsidRPr="00065D77">
        <w:rPr>
          <w:rFonts w:ascii="Courier New" w:hAnsi="Courier New" w:cs="Courier New"/>
          <w:b/>
          <w:bCs/>
          <w:color w:val="993300"/>
          <w:lang w:val="en-US" w:eastAsia="ru-RU"/>
        </w:rPr>
        <w:t>inline.h</w:t>
      </w:r>
      <w:proofErr w:type="spellEnd"/>
      <w:r w:rsidR="00065D77" w:rsidRPr="00065D77">
        <w:rPr>
          <w:lang w:val="en-US" w:eastAsia="ru-RU"/>
        </w:rPr>
        <w:t>:</w:t>
      </w:r>
    </w:p>
    <w:p w14:paraId="695EE00B" w14:textId="77777777" w:rsidR="00065D77" w:rsidRPr="00065D77" w:rsidRDefault="00065D77" w:rsidP="00065D77">
      <w:pPr>
        <w:rPr>
          <w:lang w:val="en-US" w:eastAsia="ru-RU"/>
        </w:rPr>
      </w:pPr>
      <w:r w:rsidRPr="00065D77">
        <w:rPr>
          <w:rFonts w:ascii="Courier New" w:hAnsi="Courier New" w:cs="Courier New"/>
          <w:b/>
          <w:bCs/>
          <w:lang w:val="en-US" w:eastAsia="ru-RU"/>
        </w:rPr>
        <w:t>/* From gpio@10012000 */</w:t>
      </w:r>
      <w:r w:rsidRPr="00065D77">
        <w:rPr>
          <w:rFonts w:ascii="Courier New" w:hAnsi="Courier New" w:cs="Courier New"/>
          <w:b/>
          <w:bCs/>
          <w:lang w:val="en-US" w:eastAsia="ru-RU"/>
        </w:rPr>
        <w:br/>
        <w:t>struct __metal_driver_sifive_gpio0 __metal_dt_gpio_10012000 = {</w:t>
      </w:r>
      <w:r w:rsidRPr="00065D77">
        <w:rPr>
          <w:rFonts w:ascii="Courier New" w:hAnsi="Courier New" w:cs="Courier New"/>
          <w:b/>
          <w:bCs/>
          <w:lang w:val="en-US" w:eastAsia="ru-RU"/>
        </w:rPr>
        <w:br/>
        <w:t>    .</w:t>
      </w:r>
      <w:proofErr w:type="spellStart"/>
      <w:r w:rsidRPr="00065D77">
        <w:rPr>
          <w:rFonts w:ascii="Courier New" w:hAnsi="Courier New" w:cs="Courier New"/>
          <w:b/>
          <w:bCs/>
          <w:lang w:val="en-US" w:eastAsia="ru-RU"/>
        </w:rPr>
        <w:t>gpio.vtable</w:t>
      </w:r>
      <w:proofErr w:type="spellEnd"/>
      <w:r w:rsidRPr="00065D77">
        <w:rPr>
          <w:rFonts w:ascii="Courier New" w:hAnsi="Courier New" w:cs="Courier New"/>
          <w:b/>
          <w:bCs/>
          <w:lang w:val="en-US" w:eastAsia="ru-RU"/>
        </w:rPr>
        <w:t xml:space="preserve"> = &amp;__metal_driver_vtable_sifive_gpio0.gpio,</w:t>
      </w:r>
      <w:r w:rsidRPr="00065D77">
        <w:rPr>
          <w:rFonts w:ascii="Courier New" w:hAnsi="Courier New" w:cs="Courier New"/>
          <w:b/>
          <w:bCs/>
          <w:lang w:val="en-US" w:eastAsia="ru-RU"/>
        </w:rPr>
        <w:br/>
        <w:t>};</w:t>
      </w:r>
    </w:p>
    <w:p w14:paraId="77C5F530" w14:textId="77777777" w:rsidR="00065D77" w:rsidRPr="00065D77" w:rsidRDefault="003466C3" w:rsidP="00065D77">
      <w:pPr>
        <w:rPr>
          <w:lang w:val="en-US" w:eastAsia="ru-RU"/>
        </w:rPr>
      </w:pPr>
      <w:proofErr w:type="spellStart"/>
      <w:r w:rsidRPr="003466C3">
        <w:rPr>
          <w:lang w:val="en-US" w:eastAsia="ru-RU"/>
        </w:rPr>
        <w:t>Мы</w:t>
      </w:r>
      <w:proofErr w:type="spellEnd"/>
      <w:r w:rsidRPr="003466C3">
        <w:rPr>
          <w:lang w:val="en-US" w:eastAsia="ru-RU"/>
        </w:rPr>
        <w:t xml:space="preserve"> </w:t>
      </w:r>
      <w:proofErr w:type="spellStart"/>
      <w:r w:rsidRPr="003466C3">
        <w:rPr>
          <w:lang w:val="en-US" w:eastAsia="ru-RU"/>
        </w:rPr>
        <w:t>почти</w:t>
      </w:r>
      <w:proofErr w:type="spellEnd"/>
      <w:r w:rsidRPr="003466C3">
        <w:rPr>
          <w:lang w:val="en-US" w:eastAsia="ru-RU"/>
        </w:rPr>
        <w:t xml:space="preserve"> </w:t>
      </w:r>
      <w:proofErr w:type="spellStart"/>
      <w:r w:rsidRPr="003466C3">
        <w:rPr>
          <w:lang w:val="en-US" w:eastAsia="ru-RU"/>
        </w:rPr>
        <w:t>на</w:t>
      </w:r>
      <w:proofErr w:type="spellEnd"/>
      <w:r w:rsidRPr="003466C3">
        <w:rPr>
          <w:lang w:val="en-US" w:eastAsia="ru-RU"/>
        </w:rPr>
        <w:t xml:space="preserve"> </w:t>
      </w:r>
      <w:proofErr w:type="spellStart"/>
      <w:r w:rsidRPr="003466C3">
        <w:rPr>
          <w:lang w:val="en-US" w:eastAsia="ru-RU"/>
        </w:rPr>
        <w:t>месте</w:t>
      </w:r>
      <w:proofErr w:type="spellEnd"/>
      <w:r w:rsidR="00065D77" w:rsidRPr="00065D77">
        <w:rPr>
          <w:lang w:val="en-US" w:eastAsia="ru-RU"/>
        </w:rPr>
        <w:t>. </w:t>
      </w:r>
      <w:r w:rsidR="00065D77" w:rsidRPr="00065D77">
        <w:rPr>
          <w:rFonts w:ascii="Courier New" w:hAnsi="Courier New" w:cs="Courier New"/>
          <w:b/>
          <w:bCs/>
          <w:lang w:val="en-US" w:eastAsia="ru-RU"/>
        </w:rPr>
        <w:t>__metal_driver_vtable_sifive_gpio0</w:t>
      </w:r>
      <w:r w:rsidR="00065D77" w:rsidRPr="00065D77">
        <w:rPr>
          <w:lang w:val="en-US" w:eastAsia="ru-RU"/>
        </w:rPr>
        <w:t> </w:t>
      </w:r>
      <w:r>
        <w:rPr>
          <w:lang w:eastAsia="ru-RU"/>
        </w:rPr>
        <w:t>определена</w:t>
      </w:r>
      <w:r w:rsidRPr="003466C3">
        <w:rPr>
          <w:lang w:val="en-US" w:eastAsia="ru-RU"/>
        </w:rPr>
        <w:t xml:space="preserve"> </w:t>
      </w:r>
      <w:r>
        <w:rPr>
          <w:lang w:eastAsia="ru-RU"/>
        </w:rPr>
        <w:t>в</w:t>
      </w:r>
      <w:r w:rsidR="00065D77" w:rsidRPr="00065D77">
        <w:rPr>
          <w:lang w:val="en-US" w:eastAsia="ru-RU"/>
        </w:rPr>
        <w:t> </w:t>
      </w:r>
      <w:r w:rsidR="00065D77" w:rsidRPr="00065D77">
        <w:rPr>
          <w:rFonts w:ascii="Courier New" w:hAnsi="Courier New" w:cs="Courier New"/>
          <w:b/>
          <w:bCs/>
          <w:color w:val="993300"/>
          <w:lang w:val="en-US" w:eastAsia="ru-RU"/>
        </w:rPr>
        <w:t>./freedom-metal/</w:t>
      </w:r>
      <w:proofErr w:type="spellStart"/>
      <w:r w:rsidR="00065D77" w:rsidRPr="00065D77">
        <w:rPr>
          <w:rFonts w:ascii="Courier New" w:hAnsi="Courier New" w:cs="Courier New"/>
          <w:b/>
          <w:bCs/>
          <w:color w:val="993300"/>
          <w:lang w:val="en-US" w:eastAsia="ru-RU"/>
        </w:rPr>
        <w:t>src</w:t>
      </w:r>
      <w:proofErr w:type="spellEnd"/>
      <w:r w:rsidR="00065D77" w:rsidRPr="00065D77">
        <w:rPr>
          <w:rFonts w:ascii="Courier New" w:hAnsi="Courier New" w:cs="Courier New"/>
          <w:b/>
          <w:bCs/>
          <w:color w:val="993300"/>
          <w:lang w:val="en-US" w:eastAsia="ru-RU"/>
        </w:rPr>
        <w:t>/drivers/sifive_gpio0.c</w:t>
      </w:r>
      <w:r w:rsidR="00065D77" w:rsidRPr="00065D77">
        <w:rPr>
          <w:lang w:val="en-US" w:eastAsia="ru-RU"/>
        </w:rPr>
        <w:t>:</w:t>
      </w:r>
    </w:p>
    <w:p w14:paraId="005C218F" w14:textId="77777777" w:rsidR="00065D77" w:rsidRPr="00065D77" w:rsidRDefault="00065D77" w:rsidP="00065D77">
      <w:pPr>
        <w:rPr>
          <w:lang w:val="en-US" w:eastAsia="ru-RU"/>
        </w:rPr>
      </w:pPr>
      <w:r w:rsidRPr="00065D77">
        <w:rPr>
          <w:rFonts w:ascii="Courier New" w:hAnsi="Courier New" w:cs="Courier New"/>
          <w:b/>
          <w:bCs/>
          <w:lang w:val="en-US" w:eastAsia="ru-RU"/>
        </w:rPr>
        <w:t>__METAL_DEFINE_VTABLE(__metal_driver_vtable_sifive_gpio0) = {</w:t>
      </w:r>
      <w:r w:rsidRPr="00065D77">
        <w:rPr>
          <w:rFonts w:ascii="Courier New" w:hAnsi="Courier New" w:cs="Courier New"/>
          <w:b/>
          <w:bCs/>
          <w:lang w:val="en-US" w:eastAsia="ru-RU"/>
        </w:rPr>
        <w:br/>
        <w:t>    .</w:t>
      </w:r>
      <w:proofErr w:type="spellStart"/>
      <w:r w:rsidRPr="00065D77">
        <w:rPr>
          <w:rFonts w:ascii="Courier New" w:hAnsi="Courier New" w:cs="Courier New"/>
          <w:b/>
          <w:bCs/>
          <w:lang w:val="en-US" w:eastAsia="ru-RU"/>
        </w:rPr>
        <w:t>gpio.disable_input</w:t>
      </w:r>
      <w:proofErr w:type="spellEnd"/>
      <w:r w:rsidRPr="00065D77">
        <w:rPr>
          <w:rFonts w:ascii="Courier New" w:hAnsi="Courier New" w:cs="Courier New"/>
          <w:b/>
          <w:bCs/>
          <w:lang w:val="en-US" w:eastAsia="ru-RU"/>
        </w:rPr>
        <w:t xml:space="preserve"> = __metal_driver_sifive_gpio0_disable_input,</w:t>
      </w:r>
      <w:r w:rsidRPr="00065D77">
        <w:rPr>
          <w:rFonts w:ascii="Courier New" w:hAnsi="Courier New" w:cs="Courier New"/>
          <w:b/>
          <w:bCs/>
          <w:lang w:val="en-US" w:eastAsia="ru-RU"/>
        </w:rPr>
        <w:br/>
      </w:r>
      <w:r w:rsidRPr="00065D77">
        <w:rPr>
          <w:rFonts w:ascii="Courier New" w:hAnsi="Courier New" w:cs="Courier New"/>
          <w:b/>
          <w:bCs/>
          <w:lang w:val="en-US" w:eastAsia="ru-RU"/>
        </w:rPr>
        <w:lastRenderedPageBreak/>
        <w:t>    .</w:t>
      </w:r>
      <w:proofErr w:type="spellStart"/>
      <w:r w:rsidRPr="00065D77">
        <w:rPr>
          <w:rFonts w:ascii="Courier New" w:hAnsi="Courier New" w:cs="Courier New"/>
          <w:b/>
          <w:bCs/>
          <w:lang w:val="en-US" w:eastAsia="ru-RU"/>
        </w:rPr>
        <w:t>gpio.enable_input</w:t>
      </w:r>
      <w:proofErr w:type="spellEnd"/>
      <w:r w:rsidRPr="00065D77">
        <w:rPr>
          <w:rFonts w:ascii="Courier New" w:hAnsi="Courier New" w:cs="Courier New"/>
          <w:b/>
          <w:bCs/>
          <w:lang w:val="en-US" w:eastAsia="ru-RU"/>
        </w:rPr>
        <w:t xml:space="preserve"> = __metal_driver_sifive_gpio0_enable_input,</w:t>
      </w:r>
      <w:r w:rsidRPr="00065D77">
        <w:rPr>
          <w:rFonts w:ascii="Courier New" w:hAnsi="Courier New" w:cs="Courier New"/>
          <w:b/>
          <w:bCs/>
          <w:lang w:val="en-US" w:eastAsia="ru-RU"/>
        </w:rPr>
        <w:br/>
        <w:t>    .</w:t>
      </w:r>
      <w:proofErr w:type="spellStart"/>
      <w:r w:rsidRPr="00065D77">
        <w:rPr>
          <w:rFonts w:ascii="Courier New" w:hAnsi="Courier New" w:cs="Courier New"/>
          <w:b/>
          <w:bCs/>
          <w:lang w:val="en-US" w:eastAsia="ru-RU"/>
        </w:rPr>
        <w:t>gpio.input</w:t>
      </w:r>
      <w:proofErr w:type="spellEnd"/>
      <w:r w:rsidRPr="00065D77">
        <w:rPr>
          <w:rFonts w:ascii="Courier New" w:hAnsi="Courier New" w:cs="Courier New"/>
          <w:b/>
          <w:bCs/>
          <w:lang w:val="en-US" w:eastAsia="ru-RU"/>
        </w:rPr>
        <w:t xml:space="preserve"> = __metal_driver_sifive_gpio0_input,</w:t>
      </w:r>
      <w:r w:rsidRPr="00065D77">
        <w:rPr>
          <w:rFonts w:ascii="Courier New" w:hAnsi="Courier New" w:cs="Courier New"/>
          <w:b/>
          <w:bCs/>
          <w:lang w:val="en-US" w:eastAsia="ru-RU"/>
        </w:rPr>
        <w:br/>
        <w:t>    .</w:t>
      </w:r>
      <w:proofErr w:type="spellStart"/>
      <w:r w:rsidRPr="00065D77">
        <w:rPr>
          <w:rFonts w:ascii="Courier New" w:hAnsi="Courier New" w:cs="Courier New"/>
          <w:b/>
          <w:bCs/>
          <w:lang w:val="en-US" w:eastAsia="ru-RU"/>
        </w:rPr>
        <w:t>gpio.output</w:t>
      </w:r>
      <w:proofErr w:type="spellEnd"/>
      <w:r w:rsidRPr="00065D77">
        <w:rPr>
          <w:rFonts w:ascii="Courier New" w:hAnsi="Courier New" w:cs="Courier New"/>
          <w:b/>
          <w:bCs/>
          <w:lang w:val="en-US" w:eastAsia="ru-RU"/>
        </w:rPr>
        <w:t xml:space="preserve"> = __metal_driver_sifive_gpio0_output,</w:t>
      </w:r>
      <w:r w:rsidRPr="00065D77">
        <w:rPr>
          <w:rFonts w:ascii="Courier New" w:hAnsi="Courier New" w:cs="Courier New"/>
          <w:b/>
          <w:bCs/>
          <w:lang w:val="en-US" w:eastAsia="ru-RU"/>
        </w:rPr>
        <w:br/>
        <w:t>    .</w:t>
      </w:r>
      <w:proofErr w:type="spellStart"/>
      <w:r w:rsidRPr="00065D77">
        <w:rPr>
          <w:rFonts w:ascii="Courier New" w:hAnsi="Courier New" w:cs="Courier New"/>
          <w:b/>
          <w:bCs/>
          <w:lang w:val="en-US" w:eastAsia="ru-RU"/>
        </w:rPr>
        <w:t>gpio.disable_output</w:t>
      </w:r>
      <w:proofErr w:type="spellEnd"/>
      <w:r w:rsidRPr="00065D77">
        <w:rPr>
          <w:rFonts w:ascii="Courier New" w:hAnsi="Courier New" w:cs="Courier New"/>
          <w:b/>
          <w:bCs/>
          <w:lang w:val="en-US" w:eastAsia="ru-RU"/>
        </w:rPr>
        <w:t xml:space="preserve"> = __metal_driver_sifive_gpio0_disable_output,</w:t>
      </w:r>
      <w:r w:rsidRPr="00065D77">
        <w:rPr>
          <w:rFonts w:ascii="Courier New" w:hAnsi="Courier New" w:cs="Courier New"/>
          <w:b/>
          <w:bCs/>
          <w:lang w:val="en-US" w:eastAsia="ru-RU"/>
        </w:rPr>
        <w:br/>
        <w:t>    .</w:t>
      </w:r>
      <w:proofErr w:type="spellStart"/>
      <w:r w:rsidRPr="00065D77">
        <w:rPr>
          <w:rFonts w:ascii="Courier New" w:hAnsi="Courier New" w:cs="Courier New"/>
          <w:b/>
          <w:bCs/>
          <w:lang w:val="en-US" w:eastAsia="ru-RU"/>
        </w:rPr>
        <w:t>gpio.enable_output</w:t>
      </w:r>
      <w:proofErr w:type="spellEnd"/>
      <w:r w:rsidRPr="00065D77">
        <w:rPr>
          <w:rFonts w:ascii="Courier New" w:hAnsi="Courier New" w:cs="Courier New"/>
          <w:b/>
          <w:bCs/>
          <w:lang w:val="en-US" w:eastAsia="ru-RU"/>
        </w:rPr>
        <w:t xml:space="preserve"> = __metal_driver_sifive_gpio0_enable_output,</w:t>
      </w:r>
      <w:r w:rsidRPr="00065D77">
        <w:rPr>
          <w:rFonts w:ascii="Courier New" w:hAnsi="Courier New" w:cs="Courier New"/>
          <w:b/>
          <w:bCs/>
          <w:lang w:val="en-US" w:eastAsia="ru-RU"/>
        </w:rPr>
        <w:br/>
        <w:t>    .</w:t>
      </w:r>
      <w:proofErr w:type="spellStart"/>
      <w:r w:rsidRPr="00065D77">
        <w:rPr>
          <w:rFonts w:ascii="Courier New" w:hAnsi="Courier New" w:cs="Courier New"/>
          <w:b/>
          <w:bCs/>
          <w:lang w:val="en-US" w:eastAsia="ru-RU"/>
        </w:rPr>
        <w:t>gpio.output_set</w:t>
      </w:r>
      <w:proofErr w:type="spellEnd"/>
      <w:r w:rsidRPr="00065D77">
        <w:rPr>
          <w:rFonts w:ascii="Courier New" w:hAnsi="Courier New" w:cs="Courier New"/>
          <w:b/>
          <w:bCs/>
          <w:lang w:val="en-US" w:eastAsia="ru-RU"/>
        </w:rPr>
        <w:t xml:space="preserve"> = __metal_driver_sifive_gpio0_output_set,</w:t>
      </w:r>
      <w:r w:rsidRPr="00065D77">
        <w:rPr>
          <w:rFonts w:ascii="Courier New" w:hAnsi="Courier New" w:cs="Courier New"/>
          <w:b/>
          <w:bCs/>
          <w:lang w:val="en-US" w:eastAsia="ru-RU"/>
        </w:rPr>
        <w:br/>
        <w:t>    .</w:t>
      </w:r>
      <w:proofErr w:type="spellStart"/>
      <w:r w:rsidRPr="00065D77">
        <w:rPr>
          <w:rFonts w:ascii="Courier New" w:hAnsi="Courier New" w:cs="Courier New"/>
          <w:b/>
          <w:bCs/>
          <w:lang w:val="en-US" w:eastAsia="ru-RU"/>
        </w:rPr>
        <w:t>gpio.output_clear</w:t>
      </w:r>
      <w:proofErr w:type="spellEnd"/>
      <w:r w:rsidRPr="00065D77">
        <w:rPr>
          <w:rFonts w:ascii="Courier New" w:hAnsi="Courier New" w:cs="Courier New"/>
          <w:b/>
          <w:bCs/>
          <w:lang w:val="en-US" w:eastAsia="ru-RU"/>
        </w:rPr>
        <w:t xml:space="preserve"> = __metal_driver_sifive_gpio0_output_clear,</w:t>
      </w:r>
      <w:r w:rsidRPr="00065D77">
        <w:rPr>
          <w:rFonts w:ascii="Courier New" w:hAnsi="Courier New" w:cs="Courier New"/>
          <w:b/>
          <w:bCs/>
          <w:lang w:val="en-US" w:eastAsia="ru-RU"/>
        </w:rPr>
        <w:br/>
        <w:t>    .</w:t>
      </w:r>
      <w:proofErr w:type="spellStart"/>
      <w:r w:rsidRPr="00065D77">
        <w:rPr>
          <w:rFonts w:ascii="Courier New" w:hAnsi="Courier New" w:cs="Courier New"/>
          <w:b/>
          <w:bCs/>
          <w:lang w:val="en-US" w:eastAsia="ru-RU"/>
        </w:rPr>
        <w:t>gpio.output_toggle</w:t>
      </w:r>
      <w:proofErr w:type="spellEnd"/>
      <w:r w:rsidRPr="00065D77">
        <w:rPr>
          <w:rFonts w:ascii="Courier New" w:hAnsi="Courier New" w:cs="Courier New"/>
          <w:b/>
          <w:bCs/>
          <w:lang w:val="en-US" w:eastAsia="ru-RU"/>
        </w:rPr>
        <w:t xml:space="preserve"> = __metal_driver_sifive_gpio0_output_toggle,</w:t>
      </w:r>
      <w:r w:rsidRPr="00065D77">
        <w:rPr>
          <w:rFonts w:ascii="Courier New" w:hAnsi="Courier New" w:cs="Courier New"/>
          <w:b/>
          <w:bCs/>
          <w:lang w:val="en-US" w:eastAsia="ru-RU"/>
        </w:rPr>
        <w:br/>
        <w:t>    .</w:t>
      </w:r>
      <w:proofErr w:type="spellStart"/>
      <w:r w:rsidRPr="00065D77">
        <w:rPr>
          <w:rFonts w:ascii="Courier New" w:hAnsi="Courier New" w:cs="Courier New"/>
          <w:b/>
          <w:bCs/>
          <w:lang w:val="en-US" w:eastAsia="ru-RU"/>
        </w:rPr>
        <w:t>gpio.enable_io</w:t>
      </w:r>
      <w:proofErr w:type="spellEnd"/>
      <w:r w:rsidRPr="00065D77">
        <w:rPr>
          <w:rFonts w:ascii="Courier New" w:hAnsi="Courier New" w:cs="Courier New"/>
          <w:b/>
          <w:bCs/>
          <w:lang w:val="en-US" w:eastAsia="ru-RU"/>
        </w:rPr>
        <w:t xml:space="preserve"> = __metal_driver_sifive_gpio0_enable_io,</w:t>
      </w:r>
      <w:r w:rsidRPr="00065D77">
        <w:rPr>
          <w:rFonts w:ascii="Courier New" w:hAnsi="Courier New" w:cs="Courier New"/>
          <w:b/>
          <w:bCs/>
          <w:lang w:val="en-US" w:eastAsia="ru-RU"/>
        </w:rPr>
        <w:br/>
        <w:t>    .</w:t>
      </w:r>
      <w:proofErr w:type="spellStart"/>
      <w:r w:rsidRPr="00065D77">
        <w:rPr>
          <w:rFonts w:ascii="Courier New" w:hAnsi="Courier New" w:cs="Courier New"/>
          <w:b/>
          <w:bCs/>
          <w:lang w:val="en-US" w:eastAsia="ru-RU"/>
        </w:rPr>
        <w:t>gpio.disable_io</w:t>
      </w:r>
      <w:proofErr w:type="spellEnd"/>
      <w:r w:rsidRPr="00065D77">
        <w:rPr>
          <w:rFonts w:ascii="Courier New" w:hAnsi="Courier New" w:cs="Courier New"/>
          <w:b/>
          <w:bCs/>
          <w:lang w:val="en-US" w:eastAsia="ru-RU"/>
        </w:rPr>
        <w:t xml:space="preserve"> = __metal_driver_sifive_gpio0_disable_io,</w:t>
      </w:r>
      <w:r w:rsidRPr="00065D77">
        <w:rPr>
          <w:rFonts w:ascii="Courier New" w:hAnsi="Courier New" w:cs="Courier New"/>
          <w:b/>
          <w:bCs/>
          <w:lang w:val="en-US" w:eastAsia="ru-RU"/>
        </w:rPr>
        <w:br/>
        <w:t>    .</w:t>
      </w:r>
      <w:proofErr w:type="spellStart"/>
      <w:r w:rsidRPr="00065D77">
        <w:rPr>
          <w:rFonts w:ascii="Courier New" w:hAnsi="Courier New" w:cs="Courier New"/>
          <w:b/>
          <w:bCs/>
          <w:lang w:val="en-US" w:eastAsia="ru-RU"/>
        </w:rPr>
        <w:t>gpio.config_int</w:t>
      </w:r>
      <w:proofErr w:type="spellEnd"/>
      <w:r w:rsidRPr="00065D77">
        <w:rPr>
          <w:rFonts w:ascii="Courier New" w:hAnsi="Courier New" w:cs="Courier New"/>
          <w:b/>
          <w:bCs/>
          <w:lang w:val="en-US" w:eastAsia="ru-RU"/>
        </w:rPr>
        <w:t xml:space="preserve"> = __metal_driver_sifive_gpio0_config_int,</w:t>
      </w:r>
      <w:r w:rsidRPr="00065D77">
        <w:rPr>
          <w:rFonts w:ascii="Courier New" w:hAnsi="Courier New" w:cs="Courier New"/>
          <w:b/>
          <w:bCs/>
          <w:lang w:val="en-US" w:eastAsia="ru-RU"/>
        </w:rPr>
        <w:br/>
        <w:t>    .</w:t>
      </w:r>
      <w:proofErr w:type="spellStart"/>
      <w:r w:rsidRPr="00065D77">
        <w:rPr>
          <w:rFonts w:ascii="Courier New" w:hAnsi="Courier New" w:cs="Courier New"/>
          <w:b/>
          <w:bCs/>
          <w:lang w:val="en-US" w:eastAsia="ru-RU"/>
        </w:rPr>
        <w:t>gpio.clear_int</w:t>
      </w:r>
      <w:proofErr w:type="spellEnd"/>
      <w:r w:rsidRPr="00065D77">
        <w:rPr>
          <w:rFonts w:ascii="Courier New" w:hAnsi="Courier New" w:cs="Courier New"/>
          <w:b/>
          <w:bCs/>
          <w:lang w:val="en-US" w:eastAsia="ru-RU"/>
        </w:rPr>
        <w:t xml:space="preserve"> = __metal_driver_sifive_gpio0_clear_int,</w:t>
      </w:r>
      <w:r w:rsidRPr="00065D77">
        <w:rPr>
          <w:rFonts w:ascii="Courier New" w:hAnsi="Courier New" w:cs="Courier New"/>
          <w:b/>
          <w:bCs/>
          <w:lang w:val="en-US" w:eastAsia="ru-RU"/>
        </w:rPr>
        <w:br/>
        <w:t>    .</w:t>
      </w:r>
      <w:proofErr w:type="spellStart"/>
      <w:r w:rsidRPr="00065D77">
        <w:rPr>
          <w:rFonts w:ascii="Courier New" w:hAnsi="Courier New" w:cs="Courier New"/>
          <w:b/>
          <w:bCs/>
          <w:lang w:val="en-US" w:eastAsia="ru-RU"/>
        </w:rPr>
        <w:t>gpio.interrupt_controller</w:t>
      </w:r>
      <w:proofErr w:type="spellEnd"/>
      <w:r w:rsidRPr="00065D77">
        <w:rPr>
          <w:rFonts w:ascii="Courier New" w:hAnsi="Courier New" w:cs="Courier New"/>
          <w:b/>
          <w:bCs/>
          <w:lang w:val="en-US" w:eastAsia="ru-RU"/>
        </w:rPr>
        <w:t xml:space="preserve"> =</w:t>
      </w:r>
      <w:r w:rsidRPr="00065D77">
        <w:rPr>
          <w:rFonts w:ascii="Courier New" w:hAnsi="Courier New" w:cs="Courier New"/>
          <w:b/>
          <w:bCs/>
          <w:lang w:val="en-US" w:eastAsia="ru-RU"/>
        </w:rPr>
        <w:br/>
        <w:t>__</w:t>
      </w:r>
      <w:proofErr w:type="spellStart"/>
      <w:r w:rsidRPr="00065D77">
        <w:rPr>
          <w:rFonts w:ascii="Courier New" w:hAnsi="Courier New" w:cs="Courier New"/>
          <w:b/>
          <w:bCs/>
          <w:lang w:val="en-US" w:eastAsia="ru-RU"/>
        </w:rPr>
        <w:t>metal_driver_gpio_interrupt_controller</w:t>
      </w:r>
      <w:proofErr w:type="spellEnd"/>
      <w:r w:rsidRPr="00065D77">
        <w:rPr>
          <w:rFonts w:ascii="Courier New" w:hAnsi="Courier New" w:cs="Courier New"/>
          <w:b/>
          <w:bCs/>
          <w:lang w:val="en-US" w:eastAsia="ru-RU"/>
        </w:rPr>
        <w:t>,</w:t>
      </w:r>
      <w:r w:rsidRPr="00065D77">
        <w:rPr>
          <w:rFonts w:ascii="Courier New" w:hAnsi="Courier New" w:cs="Courier New"/>
          <w:b/>
          <w:bCs/>
          <w:lang w:val="en-US" w:eastAsia="ru-RU"/>
        </w:rPr>
        <w:br/>
        <w:t>    .</w:t>
      </w:r>
      <w:proofErr w:type="spellStart"/>
      <w:r w:rsidRPr="00065D77">
        <w:rPr>
          <w:rFonts w:ascii="Courier New" w:hAnsi="Courier New" w:cs="Courier New"/>
          <w:b/>
          <w:bCs/>
          <w:lang w:val="en-US" w:eastAsia="ru-RU"/>
        </w:rPr>
        <w:t>gpio.get_interrupt_id</w:t>
      </w:r>
      <w:proofErr w:type="spellEnd"/>
      <w:r w:rsidRPr="00065D77">
        <w:rPr>
          <w:rFonts w:ascii="Courier New" w:hAnsi="Courier New" w:cs="Courier New"/>
          <w:b/>
          <w:bCs/>
          <w:lang w:val="en-US" w:eastAsia="ru-RU"/>
        </w:rPr>
        <w:t xml:space="preserve"> = __</w:t>
      </w:r>
      <w:proofErr w:type="spellStart"/>
      <w:r w:rsidRPr="00065D77">
        <w:rPr>
          <w:rFonts w:ascii="Courier New" w:hAnsi="Courier New" w:cs="Courier New"/>
          <w:b/>
          <w:bCs/>
          <w:lang w:val="en-US" w:eastAsia="ru-RU"/>
        </w:rPr>
        <w:t>metal_driver_gpio_get_interrupt_id</w:t>
      </w:r>
      <w:proofErr w:type="spellEnd"/>
      <w:r w:rsidRPr="00065D77">
        <w:rPr>
          <w:rFonts w:ascii="Courier New" w:hAnsi="Courier New" w:cs="Courier New"/>
          <w:b/>
          <w:bCs/>
          <w:lang w:val="en-US" w:eastAsia="ru-RU"/>
        </w:rPr>
        <w:t>,</w:t>
      </w:r>
      <w:r w:rsidRPr="00065D77">
        <w:rPr>
          <w:rFonts w:ascii="Courier New" w:hAnsi="Courier New" w:cs="Courier New"/>
          <w:b/>
          <w:bCs/>
          <w:lang w:val="en-US" w:eastAsia="ru-RU"/>
        </w:rPr>
        <w:br/>
        <w:t>};</w:t>
      </w:r>
    </w:p>
    <w:p w14:paraId="69802CCF" w14:textId="77777777" w:rsidR="00065D77" w:rsidRPr="003466C3" w:rsidRDefault="003466C3" w:rsidP="00065D77">
      <w:pPr>
        <w:rPr>
          <w:lang w:val="en-US" w:eastAsia="ru-RU"/>
        </w:rPr>
      </w:pPr>
      <w:r w:rsidRPr="003466C3">
        <w:rPr>
          <w:lang w:eastAsia="ru-RU"/>
        </w:rPr>
        <w:t>Функция, которую мы ищем, - это</w:t>
      </w:r>
      <w:r w:rsidR="00065D77" w:rsidRPr="00065D77">
        <w:rPr>
          <w:lang w:val="en-US" w:eastAsia="ru-RU"/>
        </w:rPr>
        <w:t> </w:t>
      </w:r>
      <w:r w:rsidR="00065D77" w:rsidRPr="003466C3">
        <w:rPr>
          <w:rFonts w:ascii="Courier New" w:hAnsi="Courier New" w:cs="Courier New"/>
          <w:b/>
          <w:bCs/>
          <w:lang w:eastAsia="ru-RU"/>
        </w:rPr>
        <w:t>__</w:t>
      </w:r>
      <w:r w:rsidR="00065D77" w:rsidRPr="00065D77">
        <w:rPr>
          <w:rFonts w:ascii="Courier New" w:hAnsi="Courier New" w:cs="Courier New"/>
          <w:b/>
          <w:bCs/>
          <w:lang w:val="en-US" w:eastAsia="ru-RU"/>
        </w:rPr>
        <w:t>metal</w:t>
      </w:r>
      <w:r w:rsidR="00065D77" w:rsidRPr="003466C3">
        <w:rPr>
          <w:rFonts w:ascii="Courier New" w:hAnsi="Courier New" w:cs="Courier New"/>
          <w:b/>
          <w:bCs/>
          <w:lang w:eastAsia="ru-RU"/>
        </w:rPr>
        <w:t>_</w:t>
      </w:r>
      <w:r w:rsidR="00065D77" w:rsidRPr="00065D77">
        <w:rPr>
          <w:rFonts w:ascii="Courier New" w:hAnsi="Courier New" w:cs="Courier New"/>
          <w:b/>
          <w:bCs/>
          <w:lang w:val="en-US" w:eastAsia="ru-RU"/>
        </w:rPr>
        <w:t>driver</w:t>
      </w:r>
      <w:r w:rsidR="00065D77" w:rsidRPr="003466C3">
        <w:rPr>
          <w:rFonts w:ascii="Courier New" w:hAnsi="Courier New" w:cs="Courier New"/>
          <w:b/>
          <w:bCs/>
          <w:lang w:eastAsia="ru-RU"/>
        </w:rPr>
        <w:t>_</w:t>
      </w:r>
      <w:proofErr w:type="spellStart"/>
      <w:r w:rsidR="00065D77" w:rsidRPr="00065D77">
        <w:rPr>
          <w:rFonts w:ascii="Courier New" w:hAnsi="Courier New" w:cs="Courier New"/>
          <w:b/>
          <w:bCs/>
          <w:lang w:val="en-US" w:eastAsia="ru-RU"/>
        </w:rPr>
        <w:t>sifive</w:t>
      </w:r>
      <w:proofErr w:type="spellEnd"/>
      <w:r w:rsidR="00065D77" w:rsidRPr="003466C3">
        <w:rPr>
          <w:rFonts w:ascii="Courier New" w:hAnsi="Courier New" w:cs="Courier New"/>
          <w:b/>
          <w:bCs/>
          <w:lang w:eastAsia="ru-RU"/>
        </w:rPr>
        <w:t>_</w:t>
      </w:r>
      <w:proofErr w:type="spellStart"/>
      <w:r w:rsidR="00065D77" w:rsidRPr="00065D77">
        <w:rPr>
          <w:rFonts w:ascii="Courier New" w:hAnsi="Courier New" w:cs="Courier New"/>
          <w:b/>
          <w:bCs/>
          <w:lang w:val="en-US" w:eastAsia="ru-RU"/>
        </w:rPr>
        <w:t>gpio</w:t>
      </w:r>
      <w:proofErr w:type="spellEnd"/>
      <w:r w:rsidR="00065D77" w:rsidRPr="003466C3">
        <w:rPr>
          <w:rFonts w:ascii="Courier New" w:hAnsi="Courier New" w:cs="Courier New"/>
          <w:b/>
          <w:bCs/>
          <w:lang w:eastAsia="ru-RU"/>
        </w:rPr>
        <w:t>0_</w:t>
      </w:r>
      <w:r w:rsidR="00065D77" w:rsidRPr="00065D77">
        <w:rPr>
          <w:rFonts w:ascii="Courier New" w:hAnsi="Courier New" w:cs="Courier New"/>
          <w:b/>
          <w:bCs/>
          <w:lang w:val="en-US" w:eastAsia="ru-RU"/>
        </w:rPr>
        <w:t>enable</w:t>
      </w:r>
      <w:r w:rsidR="00065D77" w:rsidRPr="003466C3">
        <w:rPr>
          <w:rFonts w:ascii="Courier New" w:hAnsi="Courier New" w:cs="Courier New"/>
          <w:b/>
          <w:bCs/>
          <w:lang w:eastAsia="ru-RU"/>
        </w:rPr>
        <w:t>_</w:t>
      </w:r>
      <w:r w:rsidR="00065D77" w:rsidRPr="00065D77">
        <w:rPr>
          <w:rFonts w:ascii="Courier New" w:hAnsi="Courier New" w:cs="Courier New"/>
          <w:b/>
          <w:bCs/>
          <w:lang w:val="en-US" w:eastAsia="ru-RU"/>
        </w:rPr>
        <w:t>output</w:t>
      </w:r>
      <w:r w:rsidR="00065D77" w:rsidRPr="003466C3">
        <w:rPr>
          <w:rFonts w:ascii="Courier New" w:hAnsi="Courier New" w:cs="Courier New"/>
          <w:b/>
          <w:bCs/>
          <w:lang w:eastAsia="ru-RU"/>
        </w:rPr>
        <w:t>()</w:t>
      </w:r>
      <w:r w:rsidR="00065D77" w:rsidRPr="00065D77">
        <w:rPr>
          <w:lang w:val="en-US" w:eastAsia="ru-RU"/>
        </w:rPr>
        <w:t> </w:t>
      </w:r>
      <w:r w:rsidRPr="003466C3">
        <w:rPr>
          <w:lang w:eastAsia="ru-RU"/>
        </w:rPr>
        <w:t>в том же исходном файле</w:t>
      </w:r>
      <w:r w:rsidR="00065D77" w:rsidRPr="003466C3">
        <w:rPr>
          <w:lang w:eastAsia="ru-RU"/>
        </w:rPr>
        <w:t xml:space="preserve">. </w:t>
      </w:r>
      <w:r w:rsidRPr="003466C3">
        <w:rPr>
          <w:lang w:val="en-US" w:eastAsia="ru-RU"/>
        </w:rPr>
        <w:t xml:space="preserve">И, </w:t>
      </w:r>
      <w:proofErr w:type="spellStart"/>
      <w:r w:rsidRPr="003466C3">
        <w:rPr>
          <w:lang w:val="en-US" w:eastAsia="ru-RU"/>
        </w:rPr>
        <w:t>наконец</w:t>
      </w:r>
      <w:proofErr w:type="spellEnd"/>
      <w:r w:rsidRPr="003466C3">
        <w:rPr>
          <w:lang w:val="en-US" w:eastAsia="ru-RU"/>
        </w:rPr>
        <w:t xml:space="preserve">, </w:t>
      </w:r>
      <w:proofErr w:type="spellStart"/>
      <w:r w:rsidRPr="003466C3">
        <w:rPr>
          <w:lang w:val="en-US" w:eastAsia="ru-RU"/>
        </w:rPr>
        <w:t>вот</w:t>
      </w:r>
      <w:proofErr w:type="spellEnd"/>
      <w:r w:rsidRPr="003466C3">
        <w:rPr>
          <w:lang w:val="en-US" w:eastAsia="ru-RU"/>
        </w:rPr>
        <w:t xml:space="preserve"> </w:t>
      </w:r>
      <w:proofErr w:type="spellStart"/>
      <w:r w:rsidRPr="003466C3">
        <w:rPr>
          <w:lang w:val="en-US" w:eastAsia="ru-RU"/>
        </w:rPr>
        <w:t>оно</w:t>
      </w:r>
      <w:proofErr w:type="spellEnd"/>
      <w:r w:rsidR="00065D77" w:rsidRPr="003466C3">
        <w:rPr>
          <w:lang w:val="en-US" w:eastAsia="ru-RU"/>
        </w:rPr>
        <w:t>:</w:t>
      </w:r>
    </w:p>
    <w:p w14:paraId="7543F470" w14:textId="77777777" w:rsidR="00065D77" w:rsidRPr="00065D77" w:rsidRDefault="00065D77" w:rsidP="00065D77">
      <w:pPr>
        <w:rPr>
          <w:lang w:val="en-US" w:eastAsia="ru-RU"/>
        </w:rPr>
      </w:pPr>
      <w:r w:rsidRPr="00065D77">
        <w:rPr>
          <w:rFonts w:ascii="Courier New" w:hAnsi="Courier New" w:cs="Courier New"/>
          <w:b/>
          <w:bCs/>
          <w:lang w:val="en-US" w:eastAsia="ru-RU"/>
        </w:rPr>
        <w:t xml:space="preserve">int __metal_driver_sifive_gpio0_enable_output(struct </w:t>
      </w:r>
      <w:proofErr w:type="spellStart"/>
      <w:r w:rsidRPr="00065D77">
        <w:rPr>
          <w:rFonts w:ascii="Courier New" w:hAnsi="Courier New" w:cs="Courier New"/>
          <w:b/>
          <w:bCs/>
          <w:lang w:val="en-US" w:eastAsia="ru-RU"/>
        </w:rPr>
        <w:t>metal_gpio</w:t>
      </w:r>
      <w:proofErr w:type="spellEnd"/>
      <w:r w:rsidRPr="00065D77">
        <w:rPr>
          <w:rFonts w:ascii="Courier New" w:hAnsi="Courier New" w:cs="Courier New"/>
          <w:b/>
          <w:bCs/>
          <w:lang w:val="en-US" w:eastAsia="ru-RU"/>
        </w:rPr>
        <w:t xml:space="preserve"> *</w:t>
      </w:r>
      <w:proofErr w:type="spellStart"/>
      <w:r w:rsidRPr="00065D77">
        <w:rPr>
          <w:rFonts w:ascii="Courier New" w:hAnsi="Courier New" w:cs="Courier New"/>
          <w:b/>
          <w:bCs/>
          <w:lang w:val="en-US" w:eastAsia="ru-RU"/>
        </w:rPr>
        <w:t>ggpio</w:t>
      </w:r>
      <w:proofErr w:type="spellEnd"/>
      <w:r w:rsidRPr="00065D77">
        <w:rPr>
          <w:rFonts w:ascii="Courier New" w:hAnsi="Courier New" w:cs="Courier New"/>
          <w:b/>
          <w:bCs/>
          <w:lang w:val="en-US" w:eastAsia="ru-RU"/>
        </w:rPr>
        <w:t>, long source) {</w:t>
      </w:r>
      <w:r w:rsidRPr="00065D77">
        <w:rPr>
          <w:rFonts w:ascii="Courier New" w:hAnsi="Courier New" w:cs="Courier New"/>
          <w:b/>
          <w:bCs/>
          <w:lang w:val="en-US" w:eastAsia="ru-RU"/>
        </w:rPr>
        <w:br/>
        <w:t>    long base = __metal_driver_sifive_gpio0_base(</w:t>
      </w:r>
      <w:proofErr w:type="spellStart"/>
      <w:r w:rsidRPr="00065D77">
        <w:rPr>
          <w:rFonts w:ascii="Courier New" w:hAnsi="Courier New" w:cs="Courier New"/>
          <w:b/>
          <w:bCs/>
          <w:lang w:val="en-US" w:eastAsia="ru-RU"/>
        </w:rPr>
        <w:t>ggpio</w:t>
      </w:r>
      <w:proofErr w:type="spellEnd"/>
      <w:r w:rsidRPr="00065D77">
        <w:rPr>
          <w:rFonts w:ascii="Courier New" w:hAnsi="Courier New" w:cs="Courier New"/>
          <w:b/>
          <w:bCs/>
          <w:lang w:val="en-US" w:eastAsia="ru-RU"/>
        </w:rPr>
        <w:t>);</w:t>
      </w:r>
    </w:p>
    <w:p w14:paraId="4B0562D9" w14:textId="77777777" w:rsidR="00065D77" w:rsidRPr="00065D77" w:rsidRDefault="00065D77" w:rsidP="00065D77">
      <w:pPr>
        <w:rPr>
          <w:lang w:val="en-US" w:eastAsia="ru-RU"/>
        </w:rPr>
      </w:pPr>
      <w:r w:rsidRPr="00065D77">
        <w:rPr>
          <w:rFonts w:ascii="Courier New" w:hAnsi="Courier New" w:cs="Courier New"/>
          <w:b/>
          <w:bCs/>
          <w:lang w:val="en-US" w:eastAsia="ru-RU"/>
        </w:rPr>
        <w:t>    __METAL_ACCESS_ONCE((__metal_io_u32 *)(base + METAL_SIFIVE_GPIO0_OUTPUT_EN)) |= source;</w:t>
      </w:r>
    </w:p>
    <w:p w14:paraId="28AE09E8" w14:textId="77777777" w:rsidR="00065D77" w:rsidRPr="00972F5B" w:rsidRDefault="00065D77" w:rsidP="00065D77">
      <w:pPr>
        <w:rPr>
          <w:lang w:eastAsia="ru-RU"/>
        </w:rPr>
      </w:pPr>
      <w:r w:rsidRPr="00065D77">
        <w:rPr>
          <w:rFonts w:ascii="Courier New" w:hAnsi="Courier New" w:cs="Courier New"/>
          <w:b/>
          <w:bCs/>
          <w:lang w:val="en-US" w:eastAsia="ru-RU"/>
        </w:rPr>
        <w:t>    return</w:t>
      </w:r>
      <w:r w:rsidRPr="00972F5B">
        <w:rPr>
          <w:rFonts w:ascii="Courier New" w:hAnsi="Courier New" w:cs="Courier New"/>
          <w:b/>
          <w:bCs/>
          <w:lang w:eastAsia="ru-RU"/>
        </w:rPr>
        <w:t xml:space="preserve"> 0</w:t>
      </w:r>
      <w:r w:rsidRPr="00972F5B">
        <w:rPr>
          <w:rFonts w:ascii="Courier New" w:hAnsi="Courier New" w:cs="Courier New"/>
          <w:b/>
          <w:bCs/>
          <w:lang w:eastAsia="ru-RU"/>
        </w:rPr>
        <w:br/>
        <w:t>}</w:t>
      </w:r>
    </w:p>
    <w:p w14:paraId="37BED269" w14:textId="77777777" w:rsidR="003466C3" w:rsidRPr="003466C3" w:rsidRDefault="003466C3" w:rsidP="00065D77">
      <w:pPr>
        <w:rPr>
          <w:lang w:eastAsia="ru-RU"/>
        </w:rPr>
      </w:pPr>
      <w:r w:rsidRPr="003466C3">
        <w:rPr>
          <w:lang w:eastAsia="ru-RU"/>
        </w:rPr>
        <w:lastRenderedPageBreak/>
        <w:t xml:space="preserve">Вот оно, у вас получилось! Длинное выражение слева от присваивания </w:t>
      </w:r>
      <w:r w:rsidRPr="003466C3">
        <w:rPr>
          <w:lang w:val="en-US" w:eastAsia="ru-RU"/>
        </w:rPr>
        <w:t>OR</w:t>
      </w:r>
      <w:r w:rsidRPr="003466C3">
        <w:rPr>
          <w:lang w:eastAsia="ru-RU"/>
        </w:rPr>
        <w:t xml:space="preserve"> - это регистр </w:t>
      </w:r>
      <w:r w:rsidRPr="00065D77">
        <w:rPr>
          <w:rFonts w:ascii="Courier New" w:hAnsi="Courier New" w:cs="Courier New"/>
          <w:b/>
          <w:bCs/>
          <w:lang w:val="en-US" w:eastAsia="ru-RU"/>
        </w:rPr>
        <w:t>output</w:t>
      </w:r>
      <w:r w:rsidRPr="003466C3">
        <w:rPr>
          <w:rFonts w:ascii="Courier New" w:hAnsi="Courier New" w:cs="Courier New"/>
          <w:b/>
          <w:bCs/>
          <w:lang w:eastAsia="ru-RU"/>
        </w:rPr>
        <w:t>_</w:t>
      </w:r>
      <w:proofErr w:type="spellStart"/>
      <w:r w:rsidRPr="00065D77">
        <w:rPr>
          <w:rFonts w:ascii="Courier New" w:hAnsi="Courier New" w:cs="Courier New"/>
          <w:b/>
          <w:bCs/>
          <w:lang w:val="en-US" w:eastAsia="ru-RU"/>
        </w:rPr>
        <w:t>en</w:t>
      </w:r>
      <w:proofErr w:type="spellEnd"/>
      <w:r w:rsidRPr="003466C3">
        <w:rPr>
          <w:lang w:eastAsia="ru-RU"/>
        </w:rPr>
        <w:t>, который задается вторым аргументом</w:t>
      </w:r>
      <w:r>
        <w:rPr>
          <w:lang w:eastAsia="ru-RU"/>
        </w:rPr>
        <w:t xml:space="preserve"> </w:t>
      </w:r>
      <w:r>
        <w:rPr>
          <w:lang w:val="en-US" w:eastAsia="ru-RU"/>
        </w:rPr>
        <w:t>OR</w:t>
      </w:r>
      <w:r w:rsidRPr="003466C3">
        <w:rPr>
          <w:lang w:eastAsia="ru-RU"/>
        </w:rPr>
        <w:t xml:space="preserve">. Чтобы записать 1 в отдельный бит в слове, вы можете взять маску с 1 в нужной позиции бита и применить операцию </w:t>
      </w:r>
      <w:r w:rsidRPr="003466C3">
        <w:rPr>
          <w:lang w:val="en-US" w:eastAsia="ru-RU"/>
        </w:rPr>
        <w:t>OR</w:t>
      </w:r>
      <w:r w:rsidRPr="003466C3">
        <w:rPr>
          <w:lang w:eastAsia="ru-RU"/>
        </w:rPr>
        <w:t xml:space="preserve"> к слову. Ну, а второй аргумент - это маска, которая была создана несколько шагов назад как (</w:t>
      </w:r>
      <w:r w:rsidRPr="003466C3">
        <w:rPr>
          <w:rFonts w:ascii="Courier New" w:hAnsi="Courier New" w:cs="Courier New"/>
          <w:b/>
          <w:bCs/>
          <w:lang w:eastAsia="ru-RU"/>
        </w:rPr>
        <w:t xml:space="preserve">1 &lt;&lt; </w:t>
      </w:r>
      <w:r w:rsidRPr="00065D77">
        <w:rPr>
          <w:rFonts w:ascii="Courier New" w:hAnsi="Courier New" w:cs="Courier New"/>
          <w:b/>
          <w:bCs/>
          <w:lang w:val="en-US" w:eastAsia="ru-RU"/>
        </w:rPr>
        <w:t>pin</w:t>
      </w:r>
      <w:r w:rsidRPr="003466C3">
        <w:rPr>
          <w:lang w:eastAsia="ru-RU"/>
        </w:rPr>
        <w:t>).</w:t>
      </w:r>
    </w:p>
    <w:p w14:paraId="2E9AEAC6" w14:textId="77777777" w:rsidR="002A2022" w:rsidRPr="002A2022" w:rsidRDefault="002A2022" w:rsidP="00065D77">
      <w:pPr>
        <w:rPr>
          <w:lang w:eastAsia="ru-RU"/>
        </w:rPr>
      </w:pPr>
      <w:r w:rsidRPr="002A2022">
        <w:rPr>
          <w:lang w:eastAsia="ru-RU"/>
        </w:rPr>
        <w:t xml:space="preserve">Это означает, что вызов функции </w:t>
      </w:r>
      <w:r w:rsidRPr="00065D77">
        <w:rPr>
          <w:rFonts w:ascii="Courier New" w:hAnsi="Courier New" w:cs="Courier New"/>
          <w:b/>
          <w:bCs/>
          <w:lang w:val="en-US" w:eastAsia="ru-RU"/>
        </w:rPr>
        <w:t>metal</w:t>
      </w:r>
      <w:r w:rsidRPr="002A2022">
        <w:rPr>
          <w:rFonts w:ascii="Courier New" w:hAnsi="Courier New" w:cs="Courier New"/>
          <w:b/>
          <w:bCs/>
          <w:lang w:eastAsia="ru-RU"/>
        </w:rPr>
        <w:t>_</w:t>
      </w:r>
      <w:proofErr w:type="spellStart"/>
      <w:r w:rsidRPr="00065D77">
        <w:rPr>
          <w:rFonts w:ascii="Courier New" w:hAnsi="Courier New" w:cs="Courier New"/>
          <w:b/>
          <w:bCs/>
          <w:lang w:val="en-US" w:eastAsia="ru-RU"/>
        </w:rPr>
        <w:t>gpio</w:t>
      </w:r>
      <w:proofErr w:type="spellEnd"/>
      <w:r w:rsidRPr="002A2022">
        <w:rPr>
          <w:rFonts w:ascii="Courier New" w:hAnsi="Courier New" w:cs="Courier New"/>
          <w:b/>
          <w:bCs/>
          <w:lang w:eastAsia="ru-RU"/>
        </w:rPr>
        <w:t>_</w:t>
      </w:r>
      <w:r w:rsidRPr="00065D77">
        <w:rPr>
          <w:rFonts w:ascii="Courier New" w:hAnsi="Courier New" w:cs="Courier New"/>
          <w:b/>
          <w:bCs/>
          <w:lang w:val="en-US" w:eastAsia="ru-RU"/>
        </w:rPr>
        <w:t>enable</w:t>
      </w:r>
      <w:r w:rsidRPr="002A2022">
        <w:rPr>
          <w:rFonts w:ascii="Courier New" w:hAnsi="Courier New" w:cs="Courier New"/>
          <w:b/>
          <w:bCs/>
          <w:lang w:eastAsia="ru-RU"/>
        </w:rPr>
        <w:t>_</w:t>
      </w:r>
      <w:r w:rsidRPr="00065D77">
        <w:rPr>
          <w:rFonts w:ascii="Courier New" w:hAnsi="Courier New" w:cs="Courier New"/>
          <w:b/>
          <w:bCs/>
          <w:lang w:val="en-US" w:eastAsia="ru-RU"/>
        </w:rPr>
        <w:t>output</w:t>
      </w:r>
      <w:r w:rsidRPr="002A2022">
        <w:rPr>
          <w:rFonts w:ascii="Courier New" w:hAnsi="Courier New" w:cs="Courier New"/>
          <w:b/>
          <w:bCs/>
          <w:lang w:eastAsia="ru-RU"/>
        </w:rPr>
        <w:t>(</w:t>
      </w:r>
      <w:r w:rsidRPr="00065D77">
        <w:rPr>
          <w:rFonts w:ascii="Courier New" w:hAnsi="Courier New" w:cs="Courier New"/>
          <w:b/>
          <w:bCs/>
          <w:lang w:val="en-US" w:eastAsia="ru-RU"/>
        </w:rPr>
        <w:t>led</w:t>
      </w:r>
      <w:r w:rsidRPr="002A2022">
        <w:rPr>
          <w:rFonts w:ascii="Courier New" w:hAnsi="Courier New" w:cs="Courier New"/>
          <w:b/>
          <w:bCs/>
          <w:lang w:eastAsia="ru-RU"/>
        </w:rPr>
        <w:t>0, 5)</w:t>
      </w:r>
      <w:r w:rsidRPr="00065D77">
        <w:rPr>
          <w:lang w:val="en-US" w:eastAsia="ru-RU"/>
        </w:rPr>
        <w:t> </w:t>
      </w:r>
      <w:r w:rsidRPr="002A2022">
        <w:rPr>
          <w:lang w:eastAsia="ru-RU"/>
        </w:rPr>
        <w:t xml:space="preserve">устанавливает бит 5 регистра </w:t>
      </w:r>
      <w:r w:rsidRPr="00065D77">
        <w:rPr>
          <w:rFonts w:ascii="Courier New" w:hAnsi="Courier New" w:cs="Courier New"/>
          <w:b/>
          <w:bCs/>
          <w:lang w:val="en-US" w:eastAsia="ru-RU"/>
        </w:rPr>
        <w:t>output</w:t>
      </w:r>
      <w:r w:rsidRPr="002A2022">
        <w:rPr>
          <w:rFonts w:ascii="Courier New" w:hAnsi="Courier New" w:cs="Courier New"/>
          <w:b/>
          <w:bCs/>
          <w:lang w:eastAsia="ru-RU"/>
        </w:rPr>
        <w:t>_</w:t>
      </w:r>
      <w:proofErr w:type="spellStart"/>
      <w:r w:rsidRPr="00065D77">
        <w:rPr>
          <w:rFonts w:ascii="Courier New" w:hAnsi="Courier New" w:cs="Courier New"/>
          <w:b/>
          <w:bCs/>
          <w:lang w:val="en-US" w:eastAsia="ru-RU"/>
        </w:rPr>
        <w:t>en</w:t>
      </w:r>
      <w:proofErr w:type="spellEnd"/>
      <w:r w:rsidRPr="00065D77">
        <w:rPr>
          <w:lang w:val="en-US" w:eastAsia="ru-RU"/>
        </w:rPr>
        <w:t> </w:t>
      </w:r>
      <w:r w:rsidRPr="002A2022">
        <w:rPr>
          <w:lang w:eastAsia="ru-RU"/>
        </w:rPr>
        <w:t xml:space="preserve"> в </w:t>
      </w:r>
      <w:r w:rsidRPr="002A2022">
        <w:rPr>
          <w:lang w:val="en-US" w:eastAsia="ru-RU"/>
        </w:rPr>
        <w:t>GPIO</w:t>
      </w:r>
      <w:r w:rsidRPr="002A2022">
        <w:rPr>
          <w:lang w:eastAsia="ru-RU"/>
        </w:rPr>
        <w:t>0.</w:t>
      </w:r>
    </w:p>
    <w:p w14:paraId="082D8599" w14:textId="77777777" w:rsidR="00065D77" w:rsidRPr="002A2022" w:rsidRDefault="002A2022" w:rsidP="00065D77">
      <w:r w:rsidRPr="002A2022">
        <w:rPr>
          <w:lang w:eastAsia="ru-RU"/>
        </w:rPr>
        <w:t xml:space="preserve">Итак, чтобы окончательно развеять все сомнения, регистр </w:t>
      </w:r>
      <w:r w:rsidRPr="00065D77">
        <w:rPr>
          <w:rFonts w:ascii="Courier New" w:hAnsi="Courier New" w:cs="Courier New"/>
          <w:b/>
          <w:bCs/>
          <w:lang w:val="en-US" w:eastAsia="ru-RU"/>
        </w:rPr>
        <w:t>output</w:t>
      </w:r>
      <w:r w:rsidRPr="002A2022">
        <w:rPr>
          <w:rFonts w:ascii="Courier New" w:hAnsi="Courier New" w:cs="Courier New"/>
          <w:b/>
          <w:bCs/>
          <w:lang w:eastAsia="ru-RU"/>
        </w:rPr>
        <w:t>_</w:t>
      </w:r>
      <w:proofErr w:type="spellStart"/>
      <w:r w:rsidRPr="00065D77">
        <w:rPr>
          <w:rFonts w:ascii="Courier New" w:hAnsi="Courier New" w:cs="Courier New"/>
          <w:b/>
          <w:bCs/>
          <w:lang w:val="en-US" w:eastAsia="ru-RU"/>
        </w:rPr>
        <w:t>en</w:t>
      </w:r>
      <w:proofErr w:type="spellEnd"/>
      <w:r w:rsidRPr="002A2022">
        <w:rPr>
          <w:lang w:eastAsia="ru-RU"/>
        </w:rPr>
        <w:t xml:space="preserve"> действительно активен - высокий.</w:t>
      </w:r>
    </w:p>
    <w:p w14:paraId="556B05FD" w14:textId="77777777" w:rsidR="00B97B9F" w:rsidRPr="00B97B9F" w:rsidRDefault="00B97B9F" w:rsidP="00B97B9F">
      <w:pPr>
        <w:pStyle w:val="Heading2"/>
      </w:pPr>
      <w:bookmarkStart w:id="8" w:name="_Toc152498880"/>
      <w:r w:rsidRPr="00B97B9F">
        <w:t>Макроопределения базы и смещения</w:t>
      </w:r>
      <w:bookmarkEnd w:id="8"/>
    </w:p>
    <w:p w14:paraId="05D198B9" w14:textId="77777777" w:rsidR="004C44A8" w:rsidRPr="00B97B9F" w:rsidRDefault="00B97B9F" w:rsidP="004C44A8">
      <w:pPr>
        <w:rPr>
          <w:lang w:eastAsia="ru-RU"/>
        </w:rPr>
      </w:pPr>
      <w:r w:rsidRPr="00B97B9F">
        <w:rPr>
          <w:lang w:eastAsia="ru-RU"/>
        </w:rPr>
        <w:t>Возвращаясь к коду, давайте посмотрим на</w:t>
      </w:r>
      <w:r w:rsidR="004C44A8" w:rsidRPr="004C44A8">
        <w:rPr>
          <w:lang w:val="en-US" w:eastAsia="ru-RU"/>
        </w:rPr>
        <w:t> </w:t>
      </w:r>
      <w:r w:rsidR="004C44A8" w:rsidRPr="00B97B9F">
        <w:rPr>
          <w:rFonts w:ascii="Courier New" w:hAnsi="Courier New" w:cs="Courier New"/>
          <w:b/>
          <w:bCs/>
          <w:lang w:eastAsia="ru-RU"/>
        </w:rPr>
        <w:t>__</w:t>
      </w:r>
      <w:r w:rsidR="004C44A8" w:rsidRPr="004C44A8">
        <w:rPr>
          <w:rFonts w:ascii="Courier New" w:hAnsi="Courier New" w:cs="Courier New"/>
          <w:b/>
          <w:bCs/>
          <w:lang w:val="en-US" w:eastAsia="ru-RU"/>
        </w:rPr>
        <w:t>metal</w:t>
      </w:r>
      <w:r w:rsidR="004C44A8" w:rsidRPr="00B97B9F">
        <w:rPr>
          <w:rFonts w:ascii="Courier New" w:hAnsi="Courier New" w:cs="Courier New"/>
          <w:b/>
          <w:bCs/>
          <w:lang w:eastAsia="ru-RU"/>
        </w:rPr>
        <w:t>_</w:t>
      </w:r>
      <w:r w:rsidR="004C44A8" w:rsidRPr="004C44A8">
        <w:rPr>
          <w:rFonts w:ascii="Courier New" w:hAnsi="Courier New" w:cs="Courier New"/>
          <w:b/>
          <w:bCs/>
          <w:lang w:val="en-US" w:eastAsia="ru-RU"/>
        </w:rPr>
        <w:t>driver</w:t>
      </w:r>
      <w:r w:rsidR="004C44A8" w:rsidRPr="00B97B9F">
        <w:rPr>
          <w:rFonts w:ascii="Courier New" w:hAnsi="Courier New" w:cs="Courier New"/>
          <w:b/>
          <w:bCs/>
          <w:lang w:eastAsia="ru-RU"/>
        </w:rPr>
        <w:t>_</w:t>
      </w:r>
      <w:proofErr w:type="spellStart"/>
      <w:r w:rsidR="004C44A8" w:rsidRPr="004C44A8">
        <w:rPr>
          <w:rFonts w:ascii="Courier New" w:hAnsi="Courier New" w:cs="Courier New"/>
          <w:b/>
          <w:bCs/>
          <w:lang w:val="en-US" w:eastAsia="ru-RU"/>
        </w:rPr>
        <w:t>sifive</w:t>
      </w:r>
      <w:proofErr w:type="spellEnd"/>
      <w:r w:rsidR="004C44A8" w:rsidRPr="00B97B9F">
        <w:rPr>
          <w:rFonts w:ascii="Courier New" w:hAnsi="Courier New" w:cs="Courier New"/>
          <w:b/>
          <w:bCs/>
          <w:lang w:eastAsia="ru-RU"/>
        </w:rPr>
        <w:t>_</w:t>
      </w:r>
      <w:proofErr w:type="spellStart"/>
      <w:r w:rsidR="004C44A8" w:rsidRPr="004C44A8">
        <w:rPr>
          <w:rFonts w:ascii="Courier New" w:hAnsi="Courier New" w:cs="Courier New"/>
          <w:b/>
          <w:bCs/>
          <w:lang w:val="en-US" w:eastAsia="ru-RU"/>
        </w:rPr>
        <w:t>gpio</w:t>
      </w:r>
      <w:proofErr w:type="spellEnd"/>
      <w:r w:rsidR="004C44A8" w:rsidRPr="00B97B9F">
        <w:rPr>
          <w:rFonts w:ascii="Courier New" w:hAnsi="Courier New" w:cs="Courier New"/>
          <w:b/>
          <w:bCs/>
          <w:lang w:eastAsia="ru-RU"/>
        </w:rPr>
        <w:t>0_</w:t>
      </w:r>
      <w:r w:rsidR="004C44A8" w:rsidRPr="004C44A8">
        <w:rPr>
          <w:rFonts w:ascii="Courier New" w:hAnsi="Courier New" w:cs="Courier New"/>
          <w:b/>
          <w:bCs/>
          <w:lang w:val="en-US" w:eastAsia="ru-RU"/>
        </w:rPr>
        <w:t>enable</w:t>
      </w:r>
      <w:r w:rsidR="004C44A8" w:rsidRPr="00B97B9F">
        <w:rPr>
          <w:rFonts w:ascii="Courier New" w:hAnsi="Courier New" w:cs="Courier New"/>
          <w:b/>
          <w:bCs/>
          <w:lang w:eastAsia="ru-RU"/>
        </w:rPr>
        <w:t>_</w:t>
      </w:r>
      <w:r w:rsidR="004C44A8" w:rsidRPr="004C44A8">
        <w:rPr>
          <w:rFonts w:ascii="Courier New" w:hAnsi="Courier New" w:cs="Courier New"/>
          <w:b/>
          <w:bCs/>
          <w:lang w:val="en-US" w:eastAsia="ru-RU"/>
        </w:rPr>
        <w:t>output</w:t>
      </w:r>
      <w:r w:rsidR="004C44A8" w:rsidRPr="00B97B9F">
        <w:rPr>
          <w:rFonts w:ascii="Courier New" w:hAnsi="Courier New" w:cs="Courier New"/>
          <w:b/>
          <w:bCs/>
          <w:lang w:eastAsia="ru-RU"/>
        </w:rPr>
        <w:t>()</w:t>
      </w:r>
      <w:r w:rsidR="004C44A8" w:rsidRPr="004C44A8">
        <w:rPr>
          <w:lang w:val="en-US" w:eastAsia="ru-RU"/>
        </w:rPr>
        <w:t> </w:t>
      </w:r>
      <w:r>
        <w:rPr>
          <w:lang w:eastAsia="ru-RU"/>
        </w:rPr>
        <w:t>снова</w:t>
      </w:r>
      <w:r w:rsidR="004C44A8" w:rsidRPr="00B97B9F">
        <w:rPr>
          <w:lang w:eastAsia="ru-RU"/>
        </w:rPr>
        <w:t>:</w:t>
      </w:r>
    </w:p>
    <w:p w14:paraId="54DCB491" w14:textId="77777777" w:rsidR="004C44A8" w:rsidRPr="004C44A8" w:rsidRDefault="004C44A8" w:rsidP="004C44A8">
      <w:pPr>
        <w:rPr>
          <w:lang w:val="en-US" w:eastAsia="ru-RU"/>
        </w:rPr>
      </w:pPr>
      <w:r w:rsidRPr="004C44A8">
        <w:rPr>
          <w:rFonts w:ascii="Courier New" w:hAnsi="Courier New" w:cs="Courier New"/>
          <w:b/>
          <w:bCs/>
          <w:lang w:val="en-US" w:eastAsia="ru-RU"/>
        </w:rPr>
        <w:t xml:space="preserve">int __metal_driver_sifive_gpio0_enable_output(struct </w:t>
      </w:r>
      <w:proofErr w:type="spellStart"/>
      <w:r w:rsidRPr="004C44A8">
        <w:rPr>
          <w:rFonts w:ascii="Courier New" w:hAnsi="Courier New" w:cs="Courier New"/>
          <w:b/>
          <w:bCs/>
          <w:lang w:val="en-US" w:eastAsia="ru-RU"/>
        </w:rPr>
        <w:t>metal_gpio</w:t>
      </w:r>
      <w:proofErr w:type="spellEnd"/>
      <w:r w:rsidRPr="004C44A8">
        <w:rPr>
          <w:rFonts w:ascii="Courier New" w:hAnsi="Courier New" w:cs="Courier New"/>
          <w:b/>
          <w:bCs/>
          <w:lang w:val="en-US" w:eastAsia="ru-RU"/>
        </w:rPr>
        <w:t xml:space="preserve"> *</w:t>
      </w:r>
      <w:proofErr w:type="spellStart"/>
      <w:r w:rsidRPr="004C44A8">
        <w:rPr>
          <w:rFonts w:ascii="Courier New" w:hAnsi="Courier New" w:cs="Courier New"/>
          <w:b/>
          <w:bCs/>
          <w:lang w:val="en-US" w:eastAsia="ru-RU"/>
        </w:rPr>
        <w:t>ggpio</w:t>
      </w:r>
      <w:proofErr w:type="spellEnd"/>
      <w:r w:rsidRPr="004C44A8">
        <w:rPr>
          <w:rFonts w:ascii="Courier New" w:hAnsi="Courier New" w:cs="Courier New"/>
          <w:b/>
          <w:bCs/>
          <w:lang w:val="en-US" w:eastAsia="ru-RU"/>
        </w:rPr>
        <w:t>, long source) {</w:t>
      </w:r>
      <w:r w:rsidRPr="004C44A8">
        <w:rPr>
          <w:rFonts w:ascii="Courier New" w:hAnsi="Courier New" w:cs="Courier New"/>
          <w:b/>
          <w:bCs/>
          <w:lang w:val="en-US" w:eastAsia="ru-RU"/>
        </w:rPr>
        <w:br/>
        <w:t>    long base = __metal_driver_sifive_gpio0_base(</w:t>
      </w:r>
      <w:proofErr w:type="spellStart"/>
      <w:r w:rsidRPr="004C44A8">
        <w:rPr>
          <w:rFonts w:ascii="Courier New" w:hAnsi="Courier New" w:cs="Courier New"/>
          <w:b/>
          <w:bCs/>
          <w:lang w:val="en-US" w:eastAsia="ru-RU"/>
        </w:rPr>
        <w:t>ggpio</w:t>
      </w:r>
      <w:proofErr w:type="spellEnd"/>
      <w:r w:rsidRPr="004C44A8">
        <w:rPr>
          <w:rFonts w:ascii="Courier New" w:hAnsi="Courier New" w:cs="Courier New"/>
          <w:b/>
          <w:bCs/>
          <w:lang w:val="en-US" w:eastAsia="ru-RU"/>
        </w:rPr>
        <w:t>);</w:t>
      </w:r>
    </w:p>
    <w:p w14:paraId="320803D5" w14:textId="77777777" w:rsidR="004C44A8" w:rsidRPr="004C44A8" w:rsidRDefault="004C44A8" w:rsidP="004C44A8">
      <w:pPr>
        <w:rPr>
          <w:lang w:val="en-US" w:eastAsia="ru-RU"/>
        </w:rPr>
      </w:pPr>
      <w:r w:rsidRPr="004C44A8">
        <w:rPr>
          <w:rFonts w:ascii="Courier New" w:hAnsi="Courier New" w:cs="Courier New"/>
          <w:b/>
          <w:bCs/>
          <w:lang w:val="en-US" w:eastAsia="ru-RU"/>
        </w:rPr>
        <w:t>    __METAL_ACCESS_ONCE((__metal_io_u32 *)(base + METAL_SIFIVE_GPIO0_OUTPUT_EN)) |= source;</w:t>
      </w:r>
    </w:p>
    <w:p w14:paraId="7887BE18" w14:textId="77777777" w:rsidR="004C44A8" w:rsidRPr="004C44A8" w:rsidRDefault="004C44A8" w:rsidP="004C44A8">
      <w:pPr>
        <w:rPr>
          <w:lang w:val="en-US" w:eastAsia="ru-RU"/>
        </w:rPr>
      </w:pPr>
      <w:r w:rsidRPr="004C44A8">
        <w:rPr>
          <w:rFonts w:ascii="Courier New" w:hAnsi="Courier New" w:cs="Courier New"/>
          <w:b/>
          <w:bCs/>
          <w:lang w:val="en-US" w:eastAsia="ru-RU"/>
        </w:rPr>
        <w:t>    return 0;</w:t>
      </w:r>
      <w:r w:rsidRPr="004C44A8">
        <w:rPr>
          <w:rFonts w:ascii="Courier New" w:hAnsi="Courier New" w:cs="Courier New"/>
          <w:b/>
          <w:bCs/>
          <w:lang w:val="en-US" w:eastAsia="ru-RU"/>
        </w:rPr>
        <w:br/>
        <w:t>}</w:t>
      </w:r>
    </w:p>
    <w:p w14:paraId="0A949602" w14:textId="77777777" w:rsidR="004C44A8" w:rsidRPr="00C60878" w:rsidRDefault="00B97B9F" w:rsidP="00C60878">
      <w:pPr>
        <w:rPr>
          <w:lang w:val="en-US" w:eastAsia="ru-RU"/>
        </w:rPr>
      </w:pPr>
      <w:r w:rsidRPr="00C60878">
        <w:rPr>
          <w:lang w:eastAsia="ru-RU"/>
        </w:rPr>
        <w:t>Если</w:t>
      </w:r>
      <w:r w:rsidRPr="00C60878">
        <w:rPr>
          <w:lang w:val="en-US" w:eastAsia="ru-RU"/>
        </w:rPr>
        <w:t xml:space="preserve"> </w:t>
      </w:r>
      <w:r w:rsidRPr="00C60878">
        <w:rPr>
          <w:lang w:eastAsia="ru-RU"/>
        </w:rPr>
        <w:t>вы</w:t>
      </w:r>
      <w:r w:rsidRPr="00C60878">
        <w:rPr>
          <w:lang w:val="en-US" w:eastAsia="ru-RU"/>
        </w:rPr>
        <w:t xml:space="preserve"> </w:t>
      </w:r>
      <w:r w:rsidRPr="00C60878">
        <w:rPr>
          <w:lang w:eastAsia="ru-RU"/>
        </w:rPr>
        <w:t>будете</w:t>
      </w:r>
      <w:r w:rsidRPr="00C60878">
        <w:rPr>
          <w:lang w:val="en-US" w:eastAsia="ru-RU"/>
        </w:rPr>
        <w:t xml:space="preserve"> </w:t>
      </w:r>
      <w:r w:rsidRPr="00C60878">
        <w:rPr>
          <w:lang w:eastAsia="ru-RU"/>
        </w:rPr>
        <w:t>следовать</w:t>
      </w:r>
      <w:r w:rsidRPr="00C60878">
        <w:rPr>
          <w:lang w:val="en-US" w:eastAsia="ru-RU"/>
        </w:rPr>
        <w:t xml:space="preserve"> </w:t>
      </w:r>
      <w:r w:rsidRPr="00C60878">
        <w:rPr>
          <w:lang w:eastAsia="ru-RU"/>
        </w:rPr>
        <w:t>объявлению</w:t>
      </w:r>
      <w:r w:rsidRPr="00C60878">
        <w:rPr>
          <w:lang w:val="en-US" w:eastAsia="ru-RU"/>
        </w:rPr>
        <w:t xml:space="preserve"> </w:t>
      </w:r>
      <w:r w:rsidRPr="00C60878">
        <w:rPr>
          <w:lang w:eastAsia="ru-RU"/>
        </w:rPr>
        <w:t>для</w:t>
      </w:r>
      <w:r w:rsidRPr="00C60878">
        <w:rPr>
          <w:lang w:val="en-US" w:eastAsia="ru-RU"/>
        </w:rPr>
        <w:t xml:space="preserve"> </w:t>
      </w:r>
      <w:r w:rsidR="00C60878" w:rsidRPr="004C44A8">
        <w:rPr>
          <w:rFonts w:ascii="Courier New" w:hAnsi="Courier New" w:cs="Courier New"/>
          <w:b/>
          <w:bCs/>
          <w:lang w:val="en-US" w:eastAsia="ru-RU"/>
        </w:rPr>
        <w:t>base</w:t>
      </w:r>
      <w:r w:rsidR="00C60878" w:rsidRPr="004C44A8">
        <w:rPr>
          <w:lang w:val="en-US" w:eastAsia="ru-RU"/>
        </w:rPr>
        <w:t> </w:t>
      </w:r>
      <w:r w:rsidR="00C60878" w:rsidRPr="00C60878">
        <w:rPr>
          <w:lang w:val="en-US" w:eastAsia="ru-RU"/>
        </w:rPr>
        <w:t xml:space="preserve"> </w:t>
      </w:r>
      <w:r w:rsidRPr="00C60878">
        <w:rPr>
          <w:lang w:eastAsia="ru-RU"/>
        </w:rPr>
        <w:t>и</w:t>
      </w:r>
      <w:r w:rsidRPr="00C60878">
        <w:rPr>
          <w:lang w:val="en-US" w:eastAsia="ru-RU"/>
        </w:rPr>
        <w:t xml:space="preserve"> </w:t>
      </w:r>
      <w:r w:rsidR="00C60878" w:rsidRPr="004C44A8">
        <w:rPr>
          <w:rFonts w:ascii="Courier New" w:hAnsi="Courier New" w:cs="Courier New"/>
          <w:b/>
          <w:bCs/>
          <w:lang w:val="en-US" w:eastAsia="ru-RU"/>
        </w:rPr>
        <w:t>METAL</w:t>
      </w:r>
      <w:r w:rsidR="00C60878" w:rsidRPr="00C60878">
        <w:rPr>
          <w:rFonts w:ascii="Courier New" w:hAnsi="Courier New" w:cs="Courier New"/>
          <w:b/>
          <w:bCs/>
          <w:lang w:val="en-US" w:eastAsia="ru-RU"/>
        </w:rPr>
        <w:t>_</w:t>
      </w:r>
      <w:r w:rsidR="00C60878" w:rsidRPr="004C44A8">
        <w:rPr>
          <w:rFonts w:ascii="Courier New" w:hAnsi="Courier New" w:cs="Courier New"/>
          <w:b/>
          <w:bCs/>
          <w:lang w:val="en-US" w:eastAsia="ru-RU"/>
        </w:rPr>
        <w:t>SIFIVE</w:t>
      </w:r>
      <w:r w:rsidR="00C60878" w:rsidRPr="00C60878">
        <w:rPr>
          <w:rFonts w:ascii="Courier New" w:hAnsi="Courier New" w:cs="Courier New"/>
          <w:b/>
          <w:bCs/>
          <w:lang w:val="en-US" w:eastAsia="ru-RU"/>
        </w:rPr>
        <w:t>_</w:t>
      </w:r>
      <w:r w:rsidR="00C60878" w:rsidRPr="004C44A8">
        <w:rPr>
          <w:rFonts w:ascii="Courier New" w:hAnsi="Courier New" w:cs="Courier New"/>
          <w:b/>
          <w:bCs/>
          <w:lang w:val="en-US" w:eastAsia="ru-RU"/>
        </w:rPr>
        <w:t>GPIO</w:t>
      </w:r>
      <w:r w:rsidR="00C60878" w:rsidRPr="00C60878">
        <w:rPr>
          <w:rFonts w:ascii="Courier New" w:hAnsi="Courier New" w:cs="Courier New"/>
          <w:b/>
          <w:bCs/>
          <w:lang w:val="en-US" w:eastAsia="ru-RU"/>
        </w:rPr>
        <w:t>0_</w:t>
      </w:r>
      <w:r w:rsidR="00C60878" w:rsidRPr="004C44A8">
        <w:rPr>
          <w:rFonts w:ascii="Courier New" w:hAnsi="Courier New" w:cs="Courier New"/>
          <w:b/>
          <w:bCs/>
          <w:lang w:val="en-US" w:eastAsia="ru-RU"/>
        </w:rPr>
        <w:t>OUTPUT</w:t>
      </w:r>
      <w:r w:rsidR="00C60878" w:rsidRPr="00C60878">
        <w:rPr>
          <w:rFonts w:ascii="Courier New" w:hAnsi="Courier New" w:cs="Courier New"/>
          <w:b/>
          <w:bCs/>
          <w:lang w:val="en-US" w:eastAsia="ru-RU"/>
        </w:rPr>
        <w:t>_</w:t>
      </w:r>
      <w:r w:rsidR="00C60878" w:rsidRPr="004C44A8">
        <w:rPr>
          <w:rFonts w:ascii="Courier New" w:hAnsi="Courier New" w:cs="Courier New"/>
          <w:b/>
          <w:bCs/>
          <w:lang w:val="en-US" w:eastAsia="ru-RU"/>
        </w:rPr>
        <w:t>EN</w:t>
      </w:r>
      <w:r w:rsidR="00C60878" w:rsidRPr="00C60878">
        <w:rPr>
          <w:lang w:val="en-US" w:eastAsia="ru-RU"/>
        </w:rPr>
        <w:t>,</w:t>
      </w:r>
      <w:r w:rsidRPr="00C60878">
        <w:rPr>
          <w:lang w:eastAsia="ru-RU"/>
        </w:rPr>
        <w:t>вы</w:t>
      </w:r>
      <w:r w:rsidRPr="00C60878">
        <w:rPr>
          <w:lang w:val="en-US" w:eastAsia="ru-RU"/>
        </w:rPr>
        <w:t xml:space="preserve"> </w:t>
      </w:r>
      <w:r w:rsidRPr="00C60878">
        <w:rPr>
          <w:lang w:eastAsia="ru-RU"/>
        </w:rPr>
        <w:t>в</w:t>
      </w:r>
      <w:r w:rsidRPr="00C60878">
        <w:rPr>
          <w:lang w:val="en-US" w:eastAsia="ru-RU"/>
        </w:rPr>
        <w:t xml:space="preserve"> </w:t>
      </w:r>
      <w:r w:rsidRPr="00C60878">
        <w:rPr>
          <w:lang w:eastAsia="ru-RU"/>
        </w:rPr>
        <w:t>конечном</w:t>
      </w:r>
      <w:r w:rsidRPr="00C60878">
        <w:rPr>
          <w:lang w:val="en-US" w:eastAsia="ru-RU"/>
        </w:rPr>
        <w:t xml:space="preserve"> </w:t>
      </w:r>
      <w:r w:rsidRPr="00C60878">
        <w:rPr>
          <w:lang w:eastAsia="ru-RU"/>
        </w:rPr>
        <w:t>итоге</w:t>
      </w:r>
      <w:r w:rsidRPr="00C60878">
        <w:rPr>
          <w:lang w:val="en-US" w:eastAsia="ru-RU"/>
        </w:rPr>
        <w:t xml:space="preserve"> </w:t>
      </w:r>
      <w:r w:rsidRPr="00C60878">
        <w:rPr>
          <w:lang w:eastAsia="ru-RU"/>
        </w:rPr>
        <w:t>найдете</w:t>
      </w:r>
      <w:r w:rsidRPr="00C60878">
        <w:rPr>
          <w:lang w:val="en-US" w:eastAsia="ru-RU"/>
        </w:rPr>
        <w:t xml:space="preserve"> </w:t>
      </w:r>
      <w:r w:rsidRPr="00C60878">
        <w:rPr>
          <w:lang w:eastAsia="ru-RU"/>
        </w:rPr>
        <w:t>их</w:t>
      </w:r>
      <w:r w:rsidRPr="00C60878">
        <w:rPr>
          <w:lang w:val="en-US" w:eastAsia="ru-RU"/>
        </w:rPr>
        <w:t xml:space="preserve"> </w:t>
      </w:r>
      <w:r w:rsidRPr="00C60878">
        <w:rPr>
          <w:lang w:eastAsia="ru-RU"/>
        </w:rPr>
        <w:t>макроопределения</w:t>
      </w:r>
      <w:r w:rsidRPr="00C60878">
        <w:rPr>
          <w:lang w:val="en-US" w:eastAsia="ru-RU"/>
        </w:rPr>
        <w:t xml:space="preserve"> </w:t>
      </w:r>
      <w:r w:rsidRPr="00C60878">
        <w:rPr>
          <w:lang w:eastAsia="ru-RU"/>
        </w:rPr>
        <w:t>в</w:t>
      </w:r>
      <w:r w:rsidRPr="00C60878">
        <w:rPr>
          <w:lang w:val="en-US" w:eastAsia="ru-RU"/>
        </w:rPr>
        <w:t xml:space="preserve"> </w:t>
      </w:r>
      <w:r w:rsidR="004C44A8" w:rsidRPr="004C44A8">
        <w:rPr>
          <w:rFonts w:ascii="Courier New" w:hAnsi="Courier New" w:cs="Courier New"/>
          <w:b/>
          <w:bCs/>
          <w:color w:val="993300"/>
          <w:lang w:val="en-US" w:eastAsia="ru-RU"/>
        </w:rPr>
        <w:t>./</w:t>
      </w:r>
      <w:proofErr w:type="spellStart"/>
      <w:r w:rsidR="004C44A8" w:rsidRPr="004C44A8">
        <w:rPr>
          <w:rFonts w:ascii="Courier New" w:hAnsi="Courier New" w:cs="Courier New"/>
          <w:b/>
          <w:bCs/>
          <w:color w:val="993300"/>
          <w:lang w:val="en-US" w:eastAsia="ru-RU"/>
        </w:rPr>
        <w:t>bsp</w:t>
      </w:r>
      <w:proofErr w:type="spellEnd"/>
      <w:r w:rsidR="004C44A8" w:rsidRPr="004C44A8">
        <w:rPr>
          <w:rFonts w:ascii="Courier New" w:hAnsi="Courier New" w:cs="Courier New"/>
          <w:b/>
          <w:bCs/>
          <w:color w:val="993300"/>
          <w:lang w:val="en-US" w:eastAsia="ru-RU"/>
        </w:rPr>
        <w:t>/install/include/metal/machine/</w:t>
      </w:r>
      <w:proofErr w:type="spellStart"/>
      <w:r w:rsidR="004C44A8" w:rsidRPr="004C44A8">
        <w:rPr>
          <w:rFonts w:ascii="Courier New" w:hAnsi="Courier New" w:cs="Courier New"/>
          <w:b/>
          <w:bCs/>
          <w:color w:val="993300"/>
          <w:lang w:val="en-US" w:eastAsia="ru-RU"/>
        </w:rPr>
        <w:t>platform.h</w:t>
      </w:r>
      <w:proofErr w:type="spellEnd"/>
      <w:r w:rsidR="004C44A8" w:rsidRPr="004C44A8">
        <w:rPr>
          <w:rFonts w:ascii="Courier New" w:hAnsi="Courier New" w:cs="Courier New"/>
          <w:b/>
          <w:bCs/>
          <w:color w:val="993300"/>
          <w:lang w:val="en-US" w:eastAsia="ru-RU"/>
        </w:rPr>
        <w:t>:</w:t>
      </w:r>
      <w:r w:rsidR="004C44A8" w:rsidRPr="004C44A8">
        <w:rPr>
          <w:lang w:val="en-US" w:eastAsia="ru-RU"/>
        </w:rPr>
        <w:t> </w:t>
      </w:r>
    </w:p>
    <w:p w14:paraId="014B84CD" w14:textId="77777777" w:rsidR="004C44A8" w:rsidRPr="004C44A8" w:rsidRDefault="004C44A8" w:rsidP="004C44A8">
      <w:pPr>
        <w:rPr>
          <w:lang w:val="en-US" w:eastAsia="ru-RU"/>
        </w:rPr>
      </w:pPr>
      <w:r w:rsidRPr="004C44A8">
        <w:rPr>
          <w:rFonts w:ascii="Courier New" w:hAnsi="Courier New" w:cs="Courier New"/>
          <w:b/>
          <w:bCs/>
          <w:lang w:val="en-US" w:eastAsia="ru-RU"/>
        </w:rPr>
        <w:t>/* From gpio@10012000 */</w:t>
      </w:r>
      <w:r w:rsidRPr="004C44A8">
        <w:rPr>
          <w:rFonts w:ascii="Courier New" w:hAnsi="Courier New" w:cs="Courier New"/>
          <w:b/>
          <w:bCs/>
          <w:lang w:val="en-US" w:eastAsia="ru-RU"/>
        </w:rPr>
        <w:br/>
        <w:t>#define METAL_SIFIVE_GPIO0_10012000_BASE_ADDRESS 268509184UL</w:t>
      </w:r>
      <w:r w:rsidRPr="004C44A8">
        <w:rPr>
          <w:rFonts w:ascii="Courier New" w:hAnsi="Courier New" w:cs="Courier New"/>
          <w:b/>
          <w:bCs/>
          <w:lang w:val="en-US" w:eastAsia="ru-RU"/>
        </w:rPr>
        <w:br/>
        <w:t>#define METAL_SIFIVE_GPIO0_0_BASE_ADDRESS 268509184UL</w:t>
      </w:r>
      <w:r w:rsidRPr="004C44A8">
        <w:rPr>
          <w:rFonts w:ascii="Courier New" w:hAnsi="Courier New" w:cs="Courier New"/>
          <w:b/>
          <w:bCs/>
          <w:lang w:val="en-US" w:eastAsia="ru-RU"/>
        </w:rPr>
        <w:br/>
        <w:t>#define METAL_SIFIVE_GPIO0_10012000_SIZE 4096UL</w:t>
      </w:r>
      <w:r w:rsidRPr="004C44A8">
        <w:rPr>
          <w:rFonts w:ascii="Courier New" w:hAnsi="Courier New" w:cs="Courier New"/>
          <w:b/>
          <w:bCs/>
          <w:lang w:val="en-US" w:eastAsia="ru-RU"/>
        </w:rPr>
        <w:br/>
        <w:t>#define METAL_SIFIVE_GPIO0_0_SIZE 4096UL</w:t>
      </w:r>
    </w:p>
    <w:p w14:paraId="4932572E" w14:textId="77777777" w:rsidR="004C44A8" w:rsidRPr="004C44A8" w:rsidRDefault="004C44A8" w:rsidP="004C44A8">
      <w:pPr>
        <w:rPr>
          <w:lang w:val="en-US" w:eastAsia="ru-RU"/>
        </w:rPr>
      </w:pPr>
      <w:r w:rsidRPr="004C44A8">
        <w:rPr>
          <w:rFonts w:ascii="Courier New" w:hAnsi="Courier New" w:cs="Courier New"/>
          <w:b/>
          <w:bCs/>
          <w:lang w:val="en-US" w:eastAsia="ru-RU"/>
        </w:rPr>
        <w:t>#define METAL_SIFIVE_GPIO0</w:t>
      </w:r>
      <w:r w:rsidRPr="004C44A8">
        <w:rPr>
          <w:rFonts w:ascii="Courier New" w:hAnsi="Courier New" w:cs="Courier New"/>
          <w:b/>
          <w:bCs/>
          <w:lang w:val="en-US" w:eastAsia="ru-RU"/>
        </w:rPr>
        <w:br/>
        <w:t>#define METAL_SIFIVE_GPIO0_VALUE 0UL</w:t>
      </w:r>
      <w:r w:rsidRPr="004C44A8">
        <w:rPr>
          <w:rFonts w:ascii="Courier New" w:hAnsi="Courier New" w:cs="Courier New"/>
          <w:b/>
          <w:bCs/>
          <w:lang w:val="en-US" w:eastAsia="ru-RU"/>
        </w:rPr>
        <w:br/>
        <w:t>#define METAL_SIFIVE_GPIO0_INPUT_EN 4UL</w:t>
      </w:r>
      <w:r w:rsidRPr="004C44A8">
        <w:rPr>
          <w:rFonts w:ascii="Courier New" w:hAnsi="Courier New" w:cs="Courier New"/>
          <w:b/>
          <w:bCs/>
          <w:lang w:val="en-US" w:eastAsia="ru-RU"/>
        </w:rPr>
        <w:br/>
        <w:t>#define METAL_SIFIVE_GPIO0_OUTPUT_EN 8UL</w:t>
      </w:r>
      <w:r w:rsidRPr="004C44A8">
        <w:rPr>
          <w:rFonts w:ascii="Courier New" w:hAnsi="Courier New" w:cs="Courier New"/>
          <w:b/>
          <w:bCs/>
          <w:lang w:val="en-US" w:eastAsia="ru-RU"/>
        </w:rPr>
        <w:br/>
      </w:r>
      <w:r w:rsidRPr="004C44A8">
        <w:rPr>
          <w:rFonts w:ascii="Courier New" w:hAnsi="Courier New" w:cs="Courier New"/>
          <w:b/>
          <w:bCs/>
          <w:lang w:val="en-US" w:eastAsia="ru-RU"/>
        </w:rPr>
        <w:lastRenderedPageBreak/>
        <w:t>#define METAL_SIFIVE_GPIO0_PORT 12UL</w:t>
      </w:r>
      <w:r w:rsidRPr="004C44A8">
        <w:rPr>
          <w:rFonts w:ascii="Courier New" w:hAnsi="Courier New" w:cs="Courier New"/>
          <w:b/>
          <w:bCs/>
          <w:lang w:val="en-US" w:eastAsia="ru-RU"/>
        </w:rPr>
        <w:br/>
        <w:t>#define METAL_SIFIVE_GPIO0_PUE 16UL</w:t>
      </w:r>
      <w:r w:rsidRPr="004C44A8">
        <w:rPr>
          <w:rFonts w:ascii="Courier New" w:hAnsi="Courier New" w:cs="Courier New"/>
          <w:b/>
          <w:bCs/>
          <w:lang w:val="en-US" w:eastAsia="ru-RU"/>
        </w:rPr>
        <w:br/>
        <w:t>#define METAL_SIFIVE_GPIO0_DS 20UL</w:t>
      </w:r>
      <w:r w:rsidRPr="004C44A8">
        <w:rPr>
          <w:rFonts w:ascii="Courier New" w:hAnsi="Courier New" w:cs="Courier New"/>
          <w:b/>
          <w:bCs/>
          <w:lang w:val="en-US" w:eastAsia="ru-RU"/>
        </w:rPr>
        <w:br/>
        <w:t>#define METAL_SIFIVE_GPIO0_RISE_IE 24UL</w:t>
      </w:r>
      <w:r w:rsidRPr="004C44A8">
        <w:rPr>
          <w:rFonts w:ascii="Courier New" w:hAnsi="Courier New" w:cs="Courier New"/>
          <w:b/>
          <w:bCs/>
          <w:lang w:val="en-US" w:eastAsia="ru-RU"/>
        </w:rPr>
        <w:br/>
        <w:t>#define METAL_SIFIVE_GPIO0_RISE_IP 28UL</w:t>
      </w:r>
      <w:r w:rsidRPr="004C44A8">
        <w:rPr>
          <w:rFonts w:ascii="Courier New" w:hAnsi="Courier New" w:cs="Courier New"/>
          <w:b/>
          <w:bCs/>
          <w:lang w:val="en-US" w:eastAsia="ru-RU"/>
        </w:rPr>
        <w:br/>
        <w:t>#define METAL_SIFIVE_GPIO0_FALL_IE 32UL</w:t>
      </w:r>
      <w:r w:rsidRPr="004C44A8">
        <w:rPr>
          <w:rFonts w:ascii="Courier New" w:hAnsi="Courier New" w:cs="Courier New"/>
          <w:b/>
          <w:bCs/>
          <w:lang w:val="en-US" w:eastAsia="ru-RU"/>
        </w:rPr>
        <w:br/>
        <w:t>#define METAL_SIFIVE_GPIO0_FALL_IP 36UL</w:t>
      </w:r>
      <w:r w:rsidRPr="004C44A8">
        <w:rPr>
          <w:rFonts w:ascii="Courier New" w:hAnsi="Courier New" w:cs="Courier New"/>
          <w:b/>
          <w:bCs/>
          <w:lang w:val="en-US" w:eastAsia="ru-RU"/>
        </w:rPr>
        <w:br/>
        <w:t>#define METAL_SIFIVE_GPIO0_HIGH_IE 40UL</w:t>
      </w:r>
      <w:r w:rsidRPr="004C44A8">
        <w:rPr>
          <w:rFonts w:ascii="Courier New" w:hAnsi="Courier New" w:cs="Courier New"/>
          <w:b/>
          <w:bCs/>
          <w:lang w:val="en-US" w:eastAsia="ru-RU"/>
        </w:rPr>
        <w:br/>
        <w:t>#define METAL_SIFIVE_GPIO0_HIGH_IP 44UL</w:t>
      </w:r>
      <w:r w:rsidRPr="004C44A8">
        <w:rPr>
          <w:rFonts w:ascii="Courier New" w:hAnsi="Courier New" w:cs="Courier New"/>
          <w:b/>
          <w:bCs/>
          <w:lang w:val="en-US" w:eastAsia="ru-RU"/>
        </w:rPr>
        <w:br/>
        <w:t>#define METAL_SIFIVE_GPIO0_LOW_IE 48UL</w:t>
      </w:r>
      <w:r w:rsidRPr="004C44A8">
        <w:rPr>
          <w:rFonts w:ascii="Courier New" w:hAnsi="Courier New" w:cs="Courier New"/>
          <w:b/>
          <w:bCs/>
          <w:lang w:val="en-US" w:eastAsia="ru-RU"/>
        </w:rPr>
        <w:br/>
        <w:t>#define METAL_SIFIVE_GPIO0_LOW_IP 52UL</w:t>
      </w:r>
      <w:r w:rsidRPr="004C44A8">
        <w:rPr>
          <w:rFonts w:ascii="Courier New" w:hAnsi="Courier New" w:cs="Courier New"/>
          <w:b/>
          <w:bCs/>
          <w:lang w:val="en-US" w:eastAsia="ru-RU"/>
        </w:rPr>
        <w:br/>
        <w:t>#define METAL_SIFIVE_GPIO0_IOF_EN 56UL</w:t>
      </w:r>
      <w:r w:rsidRPr="004C44A8">
        <w:rPr>
          <w:rFonts w:ascii="Courier New" w:hAnsi="Courier New" w:cs="Courier New"/>
          <w:b/>
          <w:bCs/>
          <w:lang w:val="en-US" w:eastAsia="ru-RU"/>
        </w:rPr>
        <w:br/>
        <w:t>#define METAL_SIFIVE_GPIO0_IOF_SEL 60UL</w:t>
      </w:r>
      <w:r w:rsidRPr="004C44A8">
        <w:rPr>
          <w:rFonts w:ascii="Courier New" w:hAnsi="Courier New" w:cs="Courier New"/>
          <w:b/>
          <w:bCs/>
          <w:lang w:val="en-US" w:eastAsia="ru-RU"/>
        </w:rPr>
        <w:br/>
        <w:t>#define METAL_SIFIVE_GPIO0_OUT_XOR 64UL</w:t>
      </w:r>
    </w:p>
    <w:p w14:paraId="2B476E15" w14:textId="77777777" w:rsidR="00C60878" w:rsidRPr="00C60878" w:rsidRDefault="00C60878" w:rsidP="004C44A8">
      <w:pPr>
        <w:rPr>
          <w:lang w:eastAsia="ru-RU"/>
        </w:rPr>
      </w:pPr>
      <w:r w:rsidRPr="00C60878">
        <w:rPr>
          <w:lang w:eastAsia="ru-RU"/>
        </w:rPr>
        <w:t xml:space="preserve">В этом коде первым определением является значение, присвоенное </w:t>
      </w:r>
      <w:r w:rsidRPr="004C44A8">
        <w:rPr>
          <w:rFonts w:ascii="Courier New" w:hAnsi="Courier New" w:cs="Courier New"/>
          <w:b/>
          <w:bCs/>
          <w:lang w:val="en-US" w:eastAsia="ru-RU"/>
        </w:rPr>
        <w:t>base</w:t>
      </w:r>
      <w:r w:rsidRPr="00C60878">
        <w:rPr>
          <w:lang w:eastAsia="ru-RU"/>
        </w:rPr>
        <w:t xml:space="preserve">, а его длинное десятичное число равно </w:t>
      </w:r>
      <w:r w:rsidRPr="00C60878">
        <w:rPr>
          <w:rFonts w:ascii="Courier New" w:hAnsi="Courier New" w:cs="Courier New"/>
          <w:b/>
          <w:bCs/>
          <w:lang w:eastAsia="ru-RU"/>
        </w:rPr>
        <w:t>0</w:t>
      </w:r>
      <w:r w:rsidRPr="004C44A8">
        <w:rPr>
          <w:rFonts w:ascii="Courier New" w:hAnsi="Courier New" w:cs="Courier New"/>
          <w:b/>
          <w:bCs/>
          <w:lang w:val="en-US" w:eastAsia="ru-RU"/>
        </w:rPr>
        <w:t>x</w:t>
      </w:r>
      <w:r w:rsidRPr="00C60878">
        <w:rPr>
          <w:rFonts w:ascii="Courier New" w:hAnsi="Courier New" w:cs="Courier New"/>
          <w:b/>
          <w:bCs/>
          <w:lang w:eastAsia="ru-RU"/>
        </w:rPr>
        <w:t>10012000</w:t>
      </w:r>
      <w:r w:rsidRPr="00C60878">
        <w:rPr>
          <w:lang w:eastAsia="ru-RU"/>
        </w:rPr>
        <w:t xml:space="preserve">. Вторая группа определений - это смещения регистра конфигурации. </w:t>
      </w:r>
      <w:r w:rsidRPr="004C44A8">
        <w:rPr>
          <w:rFonts w:ascii="Courier New" w:hAnsi="Courier New" w:cs="Courier New"/>
          <w:b/>
          <w:bCs/>
          <w:lang w:val="en-US" w:eastAsia="ru-RU"/>
        </w:rPr>
        <w:t>METAL</w:t>
      </w:r>
      <w:r w:rsidRPr="00C60878">
        <w:rPr>
          <w:rFonts w:ascii="Courier New" w:hAnsi="Courier New" w:cs="Courier New"/>
          <w:b/>
          <w:bCs/>
          <w:lang w:eastAsia="ru-RU"/>
        </w:rPr>
        <w:t>_</w:t>
      </w:r>
      <w:r w:rsidRPr="004C44A8">
        <w:rPr>
          <w:rFonts w:ascii="Courier New" w:hAnsi="Courier New" w:cs="Courier New"/>
          <w:b/>
          <w:bCs/>
          <w:lang w:val="en-US" w:eastAsia="ru-RU"/>
        </w:rPr>
        <w:t>SIFIVE</w:t>
      </w:r>
      <w:r w:rsidRPr="00C60878">
        <w:rPr>
          <w:rFonts w:ascii="Courier New" w:hAnsi="Courier New" w:cs="Courier New"/>
          <w:b/>
          <w:bCs/>
          <w:lang w:eastAsia="ru-RU"/>
        </w:rPr>
        <w:t>_</w:t>
      </w:r>
      <w:r w:rsidRPr="004C44A8">
        <w:rPr>
          <w:rFonts w:ascii="Courier New" w:hAnsi="Courier New" w:cs="Courier New"/>
          <w:b/>
          <w:bCs/>
          <w:lang w:val="en-US" w:eastAsia="ru-RU"/>
        </w:rPr>
        <w:t>GPIO</w:t>
      </w:r>
      <w:r w:rsidRPr="00C60878">
        <w:rPr>
          <w:rFonts w:ascii="Courier New" w:hAnsi="Courier New" w:cs="Courier New"/>
          <w:b/>
          <w:bCs/>
          <w:lang w:eastAsia="ru-RU"/>
        </w:rPr>
        <w:t>0_</w:t>
      </w:r>
      <w:r w:rsidRPr="004C44A8">
        <w:rPr>
          <w:rFonts w:ascii="Courier New" w:hAnsi="Courier New" w:cs="Courier New"/>
          <w:b/>
          <w:bCs/>
          <w:lang w:val="en-US" w:eastAsia="ru-RU"/>
        </w:rPr>
        <w:t>OUTPUT</w:t>
      </w:r>
      <w:r w:rsidRPr="00C60878">
        <w:rPr>
          <w:rFonts w:ascii="Courier New" w:hAnsi="Courier New" w:cs="Courier New"/>
          <w:b/>
          <w:bCs/>
          <w:lang w:eastAsia="ru-RU"/>
        </w:rPr>
        <w:t>_</w:t>
      </w:r>
      <w:r w:rsidRPr="004C44A8">
        <w:rPr>
          <w:rFonts w:ascii="Courier New" w:hAnsi="Courier New" w:cs="Courier New"/>
          <w:b/>
          <w:bCs/>
          <w:lang w:val="en-US" w:eastAsia="ru-RU"/>
        </w:rPr>
        <w:t>EN</w:t>
      </w:r>
      <w:r w:rsidRPr="004C44A8">
        <w:rPr>
          <w:lang w:val="en-US" w:eastAsia="ru-RU"/>
        </w:rPr>
        <w:t> </w:t>
      </w:r>
      <w:r w:rsidRPr="00C60878">
        <w:rPr>
          <w:lang w:eastAsia="ru-RU"/>
        </w:rPr>
        <w:t>- четвертый.</w:t>
      </w:r>
    </w:p>
    <w:p w14:paraId="6E56EFEC" w14:textId="77777777" w:rsidR="004C44A8" w:rsidRPr="004C44A8" w:rsidRDefault="004C44A8" w:rsidP="004C44A8">
      <w:pPr>
        <w:rPr>
          <w:lang w:eastAsia="ru-RU"/>
        </w:rPr>
      </w:pPr>
      <w:r w:rsidRPr="004C44A8">
        <w:rPr>
          <w:rFonts w:ascii="inherit" w:hAnsi="inherit"/>
          <w:lang w:eastAsia="ru-RU"/>
        </w:rPr>
        <w:t> </w:t>
      </w:r>
      <w:r w:rsidR="00C60878" w:rsidRPr="00C60878">
        <w:rPr>
          <w:rFonts w:ascii="inherit" w:hAnsi="inherit"/>
          <w:lang w:eastAsia="ru-RU"/>
        </w:rPr>
        <w:t xml:space="preserve">Если вы вернетесь к таблицам 51 и 52 в руководстве FE310, вы увидите, что это действительно базовый адрес </w:t>
      </w:r>
      <w:r w:rsidR="00C60878" w:rsidRPr="004C44A8">
        <w:rPr>
          <w:rFonts w:ascii="Courier New" w:hAnsi="Courier New" w:cs="Courier New"/>
          <w:b/>
          <w:bCs/>
          <w:lang w:val="en-US" w:eastAsia="ru-RU"/>
        </w:rPr>
        <w:t>GPIO</w:t>
      </w:r>
      <w:r w:rsidR="00C60878" w:rsidRPr="00C60878">
        <w:rPr>
          <w:rFonts w:ascii="Courier New" w:hAnsi="Courier New" w:cs="Courier New"/>
          <w:b/>
          <w:bCs/>
          <w:lang w:eastAsia="ru-RU"/>
        </w:rPr>
        <w:t>0</w:t>
      </w:r>
      <w:r w:rsidR="00C60878" w:rsidRPr="00C60878">
        <w:rPr>
          <w:rFonts w:ascii="inherit" w:hAnsi="inherit"/>
          <w:lang w:eastAsia="ru-RU"/>
        </w:rPr>
        <w:t xml:space="preserve"> и смещение регистра </w:t>
      </w:r>
      <w:r w:rsidR="00C60878" w:rsidRPr="004C44A8">
        <w:rPr>
          <w:rFonts w:ascii="Courier New" w:hAnsi="Courier New" w:cs="Courier New"/>
          <w:b/>
          <w:bCs/>
          <w:lang w:val="en-US" w:eastAsia="ru-RU"/>
        </w:rPr>
        <w:t>output</w:t>
      </w:r>
      <w:r w:rsidR="00C60878" w:rsidRPr="00C60878">
        <w:rPr>
          <w:rFonts w:ascii="Courier New" w:hAnsi="Courier New" w:cs="Courier New"/>
          <w:b/>
          <w:bCs/>
          <w:lang w:eastAsia="ru-RU"/>
        </w:rPr>
        <w:t>_</w:t>
      </w:r>
      <w:proofErr w:type="spellStart"/>
      <w:r w:rsidR="00C60878" w:rsidRPr="004C44A8">
        <w:rPr>
          <w:rFonts w:ascii="Courier New" w:hAnsi="Courier New" w:cs="Courier New"/>
          <w:b/>
          <w:bCs/>
          <w:lang w:val="en-US" w:eastAsia="ru-RU"/>
        </w:rPr>
        <w:t>en</w:t>
      </w:r>
      <w:proofErr w:type="spellEnd"/>
      <w:r w:rsidR="00C60878" w:rsidRPr="00C60878">
        <w:rPr>
          <w:rFonts w:ascii="inherit" w:hAnsi="inherit"/>
          <w:lang w:eastAsia="ru-RU"/>
        </w:rPr>
        <w:t>. Вот они, для вашего удобства:</w:t>
      </w:r>
    </w:p>
    <w:p w14:paraId="183F17D7" w14:textId="77777777" w:rsidR="004C44A8" w:rsidRPr="004C44A8" w:rsidRDefault="004C44A8" w:rsidP="004C44A8">
      <w:pPr>
        <w:rPr>
          <w:lang w:eastAsia="ru-RU"/>
        </w:rPr>
      </w:pPr>
      <w:r w:rsidRPr="004C44A8">
        <w:rPr>
          <w:rFonts w:ascii="inherit" w:hAnsi="inherit"/>
          <w:noProof/>
          <w:color w:val="000000"/>
          <w:sz w:val="22"/>
          <w:bdr w:val="none" w:sz="0" w:space="0" w:color="auto" w:frame="1"/>
          <w:lang w:eastAsia="ru-RU"/>
        </w:rPr>
        <w:lastRenderedPageBreak/>
        <w:drawing>
          <wp:inline distT="0" distB="0" distL="0" distR="0" wp14:anchorId="5D2B7690" wp14:editId="67706A02">
            <wp:extent cx="3331845" cy="512445"/>
            <wp:effectExtent l="0" t="0" r="1905" b="1905"/>
            <wp:docPr id="8" name="Рисунок 8" descr="https://lh4.googleusercontent.com/bGE379Met_MLX4SSqPXRUXpulxf1X_yl0X6goFU4PDXQo402RNZXq-vAzYQVuuStUR4IVhW3jLeMorn-b08AQuv9RTlQSq2jEzgV7mCcDAOhVmzuuAvWT3_35D9TkZNC8vjtpr_y_p0LOYRkB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bGE379Met_MLX4SSqPXRUXpulxf1X_yl0X6goFU4PDXQo402RNZXq-vAzYQVuuStUR4IVhW3jLeMorn-b08AQuv9RTlQSq2jEzgV7mCcDAOhVmzuuAvWT3_35D9TkZNC8vjtpr_y_p0LOYRkBbc"/>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31845" cy="512445"/>
                    </a:xfrm>
                    <a:prstGeom prst="rect">
                      <a:avLst/>
                    </a:prstGeom>
                    <a:noFill/>
                    <a:ln>
                      <a:noFill/>
                    </a:ln>
                  </pic:spPr>
                </pic:pic>
              </a:graphicData>
            </a:graphic>
          </wp:inline>
        </w:drawing>
      </w:r>
      <w:r w:rsidRPr="004C44A8">
        <w:rPr>
          <w:rFonts w:ascii="inherit" w:hAnsi="inherit"/>
          <w:noProof/>
          <w:color w:val="000000"/>
          <w:sz w:val="22"/>
          <w:bdr w:val="none" w:sz="0" w:space="0" w:color="auto" w:frame="1"/>
          <w:lang w:eastAsia="ru-RU"/>
        </w:rPr>
        <w:drawing>
          <wp:inline distT="0" distB="0" distL="0" distR="0" wp14:anchorId="5E9FC244" wp14:editId="31EC87FD">
            <wp:extent cx="4246245" cy="3283585"/>
            <wp:effectExtent l="0" t="0" r="1905" b="0"/>
            <wp:docPr id="7" name="Рисунок 7" descr="https://lh5.googleusercontent.com/2pmH3tXyqd6-OxND46o3Xkyl_UzpGsM8MaVax98X4UYu8PFeYJ7hyfIasO2PmWa-NyBt9QhcuGnCBH3cMfFzNQJbVFt23nFW6SHq34IlCRt1O9nv6pOJ-X5SoNdn2ygOnvM0gIpXcuo5i_CU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2pmH3tXyqd6-OxND46o3Xkyl_UzpGsM8MaVax98X4UYu8PFeYJ7hyfIasO2PmWa-NyBt9QhcuGnCBH3cMfFzNQJbVFt23nFW6SHq34IlCRt1O9nv6pOJ-X5SoNdn2ygOnvM0gIpXcuo5i_CUu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46245" cy="3283585"/>
                    </a:xfrm>
                    <a:prstGeom prst="rect">
                      <a:avLst/>
                    </a:prstGeom>
                    <a:noFill/>
                    <a:ln>
                      <a:noFill/>
                    </a:ln>
                  </pic:spPr>
                </pic:pic>
              </a:graphicData>
            </a:graphic>
          </wp:inline>
        </w:drawing>
      </w:r>
      <w:r w:rsidRPr="004C44A8">
        <w:rPr>
          <w:rFonts w:ascii="inherit" w:hAnsi="inherit"/>
          <w:color w:val="000000"/>
          <w:sz w:val="22"/>
          <w:bdr w:val="none" w:sz="0" w:space="0" w:color="auto" w:frame="1"/>
          <w:lang w:eastAsia="ru-RU"/>
        </w:rPr>
        <w:br/>
      </w:r>
      <w:r w:rsidRPr="004C44A8">
        <w:rPr>
          <w:rFonts w:ascii="inherit" w:hAnsi="inherit"/>
          <w:color w:val="000000"/>
          <w:sz w:val="22"/>
          <w:bdr w:val="none" w:sz="0" w:space="0" w:color="auto" w:frame="1"/>
          <w:lang w:eastAsia="ru-RU"/>
        </w:rPr>
        <w:br/>
      </w:r>
    </w:p>
    <w:p w14:paraId="4782442F" w14:textId="77777777" w:rsidR="004C44A8" w:rsidRDefault="004C44A8" w:rsidP="004C44A8">
      <w:pPr>
        <w:rPr>
          <w:lang w:eastAsia="ru-RU"/>
        </w:rPr>
      </w:pPr>
      <w:r w:rsidRPr="004C44A8">
        <w:rPr>
          <w:noProof/>
          <w:lang w:eastAsia="ru-RU"/>
        </w:rPr>
        <w:drawing>
          <wp:inline distT="0" distB="0" distL="0" distR="0" wp14:anchorId="5A29D438" wp14:editId="11BF43FC">
            <wp:extent cx="3692525" cy="3546475"/>
            <wp:effectExtent l="0" t="0" r="3175" b="0"/>
            <wp:docPr id="6" name="Рисунок 6" descr=" Tables 51 and 52. GPIO0 base address, and configuration register off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 Tables 51 and 52. GPIO0 base address, and configuration register offset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92525" cy="3546475"/>
                    </a:xfrm>
                    <a:prstGeom prst="rect">
                      <a:avLst/>
                    </a:prstGeom>
                    <a:noFill/>
                    <a:ln>
                      <a:noFill/>
                    </a:ln>
                  </pic:spPr>
                </pic:pic>
              </a:graphicData>
            </a:graphic>
          </wp:inline>
        </w:drawing>
      </w:r>
      <w:r w:rsidRPr="00972F5B">
        <w:rPr>
          <w:lang w:eastAsia="ru-RU"/>
        </w:rPr>
        <w:br/>
      </w:r>
      <w:r w:rsidR="00C60878" w:rsidRPr="00972F5B">
        <w:rPr>
          <w:b/>
          <w:bCs/>
          <w:lang w:eastAsia="ru-RU"/>
        </w:rPr>
        <w:t xml:space="preserve">Таблицы 51 и 52. </w:t>
      </w:r>
      <w:r w:rsidR="00C60878" w:rsidRPr="00C60878">
        <w:rPr>
          <w:b/>
          <w:bCs/>
          <w:lang w:eastAsia="ru-RU"/>
        </w:rPr>
        <w:t xml:space="preserve">Базовый адрес </w:t>
      </w:r>
      <w:r w:rsidR="00C60878" w:rsidRPr="00C60878">
        <w:rPr>
          <w:b/>
          <w:bCs/>
          <w:lang w:val="en-US" w:eastAsia="ru-RU"/>
        </w:rPr>
        <w:t>GPIO</w:t>
      </w:r>
      <w:r w:rsidR="00C60878" w:rsidRPr="00C60878">
        <w:rPr>
          <w:b/>
          <w:bCs/>
          <w:lang w:eastAsia="ru-RU"/>
        </w:rPr>
        <w:t>0 и смещения регистра конфигурации</w:t>
      </w:r>
      <w:r w:rsidRPr="00C60878">
        <w:rPr>
          <w:lang w:eastAsia="ru-RU"/>
        </w:rPr>
        <w:br/>
        <w:t>(</w:t>
      </w:r>
      <w:r w:rsidR="00C60878">
        <w:rPr>
          <w:lang w:eastAsia="ru-RU"/>
        </w:rPr>
        <w:t>Взято с руководства пользователя</w:t>
      </w:r>
      <w:r w:rsidR="00C60878" w:rsidRPr="00D578C8">
        <w:rPr>
          <w:lang w:eastAsia="ru-RU"/>
        </w:rPr>
        <w:t xml:space="preserve"> </w:t>
      </w:r>
      <w:r w:rsidR="00C60878" w:rsidRPr="00D578C8">
        <w:rPr>
          <w:lang w:val="en-US" w:eastAsia="ru-RU"/>
        </w:rPr>
        <w:t>FE</w:t>
      </w:r>
      <w:r w:rsidR="00C60878" w:rsidRPr="00D578C8">
        <w:rPr>
          <w:lang w:eastAsia="ru-RU"/>
        </w:rPr>
        <w:t>310-</w:t>
      </w:r>
      <w:r w:rsidR="00C60878" w:rsidRPr="00D578C8">
        <w:rPr>
          <w:lang w:val="en-US" w:eastAsia="ru-RU"/>
        </w:rPr>
        <w:t>G</w:t>
      </w:r>
      <w:r w:rsidR="00C60878" w:rsidRPr="00D578C8">
        <w:rPr>
          <w:lang w:eastAsia="ru-RU"/>
        </w:rPr>
        <w:t xml:space="preserve">002, </w:t>
      </w:r>
      <w:r w:rsidR="00C60878">
        <w:rPr>
          <w:lang w:eastAsia="ru-RU"/>
        </w:rPr>
        <w:t xml:space="preserve">размещено с разрешения </w:t>
      </w:r>
      <w:proofErr w:type="spellStart"/>
      <w:r w:rsidR="00C60878" w:rsidRPr="00D578C8">
        <w:rPr>
          <w:lang w:val="en-US" w:eastAsia="ru-RU"/>
        </w:rPr>
        <w:t>SiFive</w:t>
      </w:r>
      <w:proofErr w:type="spellEnd"/>
      <w:r w:rsidR="00C60878" w:rsidRPr="00D578C8">
        <w:rPr>
          <w:lang w:eastAsia="ru-RU"/>
        </w:rPr>
        <w:t xml:space="preserve">, </w:t>
      </w:r>
      <w:r w:rsidR="00C60878" w:rsidRPr="00D578C8">
        <w:rPr>
          <w:lang w:val="en-US" w:eastAsia="ru-RU"/>
        </w:rPr>
        <w:t>Inc</w:t>
      </w:r>
      <w:r w:rsidR="00C60878" w:rsidRPr="00D578C8">
        <w:rPr>
          <w:lang w:eastAsia="ru-RU"/>
        </w:rPr>
        <w:t>.)</w:t>
      </w:r>
    </w:p>
    <w:p w14:paraId="6B7E97F0" w14:textId="77777777" w:rsidR="00093A5C" w:rsidRDefault="00093A5C" w:rsidP="00093A5C">
      <w:pPr>
        <w:pStyle w:val="Heading2"/>
      </w:pPr>
      <w:bookmarkStart w:id="9" w:name="_Toc152498881"/>
      <w:r w:rsidRPr="00093A5C">
        <w:lastRenderedPageBreak/>
        <w:t>Альтернативный способ увидеть, что происходит</w:t>
      </w:r>
      <w:bookmarkEnd w:id="9"/>
    </w:p>
    <w:p w14:paraId="7297BC5C" w14:textId="77777777" w:rsidR="00093A5C" w:rsidRPr="00972F5B" w:rsidRDefault="00093A5C" w:rsidP="00C60878">
      <w:pPr>
        <w:rPr>
          <w:lang w:eastAsia="ru-RU"/>
        </w:rPr>
      </w:pPr>
      <w:r w:rsidRPr="00093A5C">
        <w:rPr>
          <w:lang w:eastAsia="ru-RU"/>
        </w:rPr>
        <w:t xml:space="preserve">Прежде чем двигаться дальше, важно еще раз подчеркнуть следующее: вам не обязательно глубоко копаться в библиотеке, если вы чувствуете себя в ней некомфортно. </w:t>
      </w:r>
      <w:r w:rsidRPr="00972F5B">
        <w:rPr>
          <w:lang w:eastAsia="ru-RU"/>
        </w:rPr>
        <w:t>Вместо этого вы можете сидеть сложа руки и наблюдать.</w:t>
      </w:r>
    </w:p>
    <w:p w14:paraId="4221FE19" w14:textId="77777777" w:rsidR="00093A5C" w:rsidRPr="00972F5B" w:rsidRDefault="00093A5C" w:rsidP="00C60878">
      <w:pPr>
        <w:rPr>
          <w:lang w:eastAsia="ru-RU"/>
        </w:rPr>
      </w:pPr>
      <w:r w:rsidRPr="00093A5C">
        <w:rPr>
          <w:lang w:eastAsia="ru-RU"/>
        </w:rPr>
        <w:t xml:space="preserve">Теперь мы увидим краткое описание процесса, который мы только что прошли. Это также более здравый взгляд на код, который на самом деле выполняется. </w:t>
      </w:r>
      <w:r w:rsidRPr="00972F5B">
        <w:rPr>
          <w:lang w:eastAsia="ru-RU"/>
        </w:rPr>
        <w:t xml:space="preserve">Этот альтернативный процесс заключается в отладке приложения по мере его запуска на плате </w:t>
      </w:r>
      <w:r w:rsidRPr="00093A5C">
        <w:rPr>
          <w:lang w:val="en-US" w:eastAsia="ru-RU"/>
        </w:rPr>
        <w:t>Red</w:t>
      </w:r>
      <w:r w:rsidRPr="00972F5B">
        <w:rPr>
          <w:lang w:eastAsia="ru-RU"/>
        </w:rPr>
        <w:t>-</w:t>
      </w:r>
      <w:r w:rsidRPr="00093A5C">
        <w:rPr>
          <w:lang w:val="en-US" w:eastAsia="ru-RU"/>
        </w:rPr>
        <w:t>V</w:t>
      </w:r>
      <w:r w:rsidRPr="00972F5B">
        <w:rPr>
          <w:lang w:eastAsia="ru-RU"/>
        </w:rPr>
        <w:t xml:space="preserve"> </w:t>
      </w:r>
      <w:r w:rsidRPr="00093A5C">
        <w:rPr>
          <w:lang w:val="en-US" w:eastAsia="ru-RU"/>
        </w:rPr>
        <w:t>Thing</w:t>
      </w:r>
      <w:r w:rsidRPr="00972F5B">
        <w:rPr>
          <w:lang w:eastAsia="ru-RU"/>
        </w:rPr>
        <w:t xml:space="preserve"> </w:t>
      </w:r>
      <w:r w:rsidRPr="00093A5C">
        <w:rPr>
          <w:lang w:val="en-US" w:eastAsia="ru-RU"/>
        </w:rPr>
        <w:t>Plus</w:t>
      </w:r>
      <w:r w:rsidRPr="00972F5B">
        <w:rPr>
          <w:lang w:eastAsia="ru-RU"/>
        </w:rPr>
        <w:t>.</w:t>
      </w:r>
    </w:p>
    <w:p w14:paraId="2D1DD57B" w14:textId="77777777" w:rsidR="00C60878" w:rsidRPr="00093A5C" w:rsidRDefault="00093A5C" w:rsidP="00C60878">
      <w:pPr>
        <w:rPr>
          <w:lang w:eastAsia="ru-RU"/>
        </w:rPr>
      </w:pPr>
      <w:r w:rsidRPr="00093A5C">
        <w:rPr>
          <w:lang w:eastAsia="ru-RU"/>
        </w:rPr>
        <w:t>Как и раньше, мы хотим посмотреть, что происходит в строке 58</w:t>
      </w:r>
      <w:r w:rsidR="00C60878" w:rsidRPr="00C60878">
        <w:rPr>
          <w:lang w:val="en-US" w:eastAsia="ru-RU"/>
        </w:rPr>
        <w:t> </w:t>
      </w:r>
      <w:r w:rsidR="00C60878" w:rsidRPr="00C60878">
        <w:rPr>
          <w:rFonts w:ascii="Courier New" w:hAnsi="Courier New" w:cs="Courier New"/>
          <w:b/>
          <w:bCs/>
          <w:color w:val="993300"/>
          <w:lang w:val="en-US" w:eastAsia="ru-RU"/>
        </w:rPr>
        <w:t>hello</w:t>
      </w:r>
      <w:r w:rsidR="00C60878" w:rsidRPr="00093A5C">
        <w:rPr>
          <w:rFonts w:ascii="Courier New" w:hAnsi="Courier New" w:cs="Courier New"/>
          <w:b/>
          <w:bCs/>
          <w:color w:val="993300"/>
          <w:lang w:eastAsia="ru-RU"/>
        </w:rPr>
        <w:t>.</w:t>
      </w:r>
      <w:r w:rsidR="00C60878" w:rsidRPr="00C60878">
        <w:rPr>
          <w:rFonts w:ascii="Courier New" w:hAnsi="Courier New" w:cs="Courier New"/>
          <w:b/>
          <w:bCs/>
          <w:color w:val="993300"/>
          <w:lang w:val="en-US" w:eastAsia="ru-RU"/>
        </w:rPr>
        <w:t>c</w:t>
      </w:r>
      <w:r w:rsidR="00C60878" w:rsidRPr="00093A5C">
        <w:rPr>
          <w:lang w:eastAsia="ru-RU"/>
        </w:rPr>
        <w:t xml:space="preserve">. </w:t>
      </w:r>
      <w:r w:rsidRPr="00093A5C">
        <w:rPr>
          <w:lang w:eastAsia="ru-RU"/>
        </w:rPr>
        <w:t xml:space="preserve">Для этого давайте просто откроем проект </w:t>
      </w:r>
      <w:r w:rsidRPr="00093A5C">
        <w:rPr>
          <w:lang w:val="en-US" w:eastAsia="ru-RU"/>
        </w:rPr>
        <w:t>Blinky</w:t>
      </w:r>
      <w:r w:rsidRPr="00093A5C">
        <w:rPr>
          <w:lang w:eastAsia="ru-RU"/>
        </w:rPr>
        <w:t xml:space="preserve"> и нажмем кнопку</w:t>
      </w:r>
      <w:r w:rsidR="00C60878" w:rsidRPr="00C60878">
        <w:rPr>
          <w:lang w:val="en-US" w:eastAsia="ru-RU"/>
        </w:rPr>
        <w:t> </w:t>
      </w:r>
      <w:r w:rsidR="00C60878" w:rsidRPr="00C60878">
        <w:rPr>
          <w:b/>
          <w:bCs/>
          <w:lang w:val="en-US" w:eastAsia="ru-RU"/>
        </w:rPr>
        <w:t>Debug</w:t>
      </w:r>
      <w:r w:rsidRPr="00093A5C">
        <w:rPr>
          <w:lang w:eastAsia="ru-RU"/>
        </w:rPr>
        <w:t>.</w:t>
      </w:r>
    </w:p>
    <w:p w14:paraId="6C93A5B3" w14:textId="77777777" w:rsidR="00C60878" w:rsidRPr="00093A5C" w:rsidRDefault="00C60878" w:rsidP="00C60878">
      <w:pPr>
        <w:rPr>
          <w:lang w:eastAsia="ru-RU"/>
        </w:rPr>
      </w:pPr>
      <w:r w:rsidRPr="00C60878">
        <w:rPr>
          <w:rFonts w:ascii="inherit" w:hAnsi="inherit"/>
          <w:lang w:val="en-US" w:eastAsia="ru-RU"/>
        </w:rPr>
        <w:t> </w:t>
      </w:r>
    </w:p>
    <w:p w14:paraId="7748B1F2" w14:textId="77777777" w:rsidR="00C60878" w:rsidRPr="00093A5C" w:rsidRDefault="00C60878" w:rsidP="00C60878">
      <w:pPr>
        <w:rPr>
          <w:lang w:eastAsia="ru-RU"/>
        </w:rPr>
      </w:pPr>
      <w:r w:rsidRPr="00C60878">
        <w:rPr>
          <w:noProof/>
          <w:lang w:eastAsia="ru-RU"/>
        </w:rPr>
        <w:drawing>
          <wp:inline distT="0" distB="0" distL="0" distR="0" wp14:anchorId="719FD3A4" wp14:editId="440EF3DB">
            <wp:extent cx="4945380" cy="939646"/>
            <wp:effectExtent l="0" t="0" r="0" b="0"/>
            <wp:docPr id="10" name="Рисунок 10" descr="A screenshot showing the cursor about to debug the Blinky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screenshot showing the cursor about to debug the Blinky proj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84915" cy="947158"/>
                    </a:xfrm>
                    <a:prstGeom prst="rect">
                      <a:avLst/>
                    </a:prstGeom>
                    <a:noFill/>
                    <a:ln>
                      <a:noFill/>
                    </a:ln>
                  </pic:spPr>
                </pic:pic>
              </a:graphicData>
            </a:graphic>
          </wp:inline>
        </w:drawing>
      </w:r>
      <w:r w:rsidRPr="00093A5C">
        <w:rPr>
          <w:lang w:eastAsia="ru-RU"/>
        </w:rPr>
        <w:br/>
      </w:r>
      <w:r w:rsidR="00093A5C" w:rsidRPr="00093A5C">
        <w:rPr>
          <w:b/>
          <w:bCs/>
          <w:lang w:eastAsia="ru-RU"/>
        </w:rPr>
        <w:t xml:space="preserve">Об отладке проекта </w:t>
      </w:r>
      <w:r w:rsidR="00093A5C" w:rsidRPr="00093A5C">
        <w:rPr>
          <w:b/>
          <w:bCs/>
          <w:lang w:val="en-US" w:eastAsia="ru-RU"/>
        </w:rPr>
        <w:t>Blinky</w:t>
      </w:r>
    </w:p>
    <w:p w14:paraId="3ADF7CBD" w14:textId="77777777" w:rsidR="00C60878" w:rsidRPr="00093A5C" w:rsidRDefault="00C60878" w:rsidP="00C60878">
      <w:pPr>
        <w:rPr>
          <w:lang w:eastAsia="ru-RU"/>
        </w:rPr>
      </w:pPr>
      <w:r w:rsidRPr="00C60878">
        <w:rPr>
          <w:rFonts w:ascii="inherit" w:hAnsi="inherit"/>
          <w:lang w:val="en-US" w:eastAsia="ru-RU"/>
        </w:rPr>
        <w:t> </w:t>
      </w:r>
    </w:p>
    <w:p w14:paraId="2AC120D3" w14:textId="77777777" w:rsidR="00C60878" w:rsidRPr="00093A5C" w:rsidRDefault="00093A5C" w:rsidP="00C60878">
      <w:pPr>
        <w:rPr>
          <w:lang w:eastAsia="ru-RU"/>
        </w:rPr>
      </w:pPr>
      <w:r w:rsidRPr="00093A5C">
        <w:rPr>
          <w:lang w:eastAsia="ru-RU"/>
        </w:rPr>
        <w:t>Теперь, перед запуском приложения, поставьте точку останова непосредственно перед запуском строки 58. Чтобы сделать это, перейдите к строке 58 и дважды щелкните по желобу слева, прямо над цифрой 58.</w:t>
      </w:r>
      <w:r w:rsidR="00C60878" w:rsidRPr="00C60878">
        <w:rPr>
          <w:rFonts w:ascii="inherit" w:hAnsi="inherit"/>
          <w:lang w:val="en-US" w:eastAsia="ru-RU"/>
        </w:rPr>
        <w:t> </w:t>
      </w:r>
    </w:p>
    <w:p w14:paraId="4E15010A" w14:textId="77777777" w:rsidR="00C60878" w:rsidRPr="00093A5C" w:rsidRDefault="00C60878" w:rsidP="00C60878">
      <w:pPr>
        <w:rPr>
          <w:lang w:eastAsia="ru-RU"/>
        </w:rPr>
      </w:pPr>
      <w:r w:rsidRPr="00C60878">
        <w:rPr>
          <w:noProof/>
          <w:lang w:eastAsia="ru-RU"/>
        </w:rPr>
        <w:lastRenderedPageBreak/>
        <w:drawing>
          <wp:inline distT="0" distB="0" distL="0" distR="0" wp14:anchorId="2A82C376" wp14:editId="759150CB">
            <wp:extent cx="4804382" cy="3581400"/>
            <wp:effectExtent l="0" t="0" r="0" b="0"/>
            <wp:docPr id="9" name="Рисунок 9" descr="A screenshot showing the C source view before starting the 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screenshot showing the C source view before starting the execu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10475" cy="3585942"/>
                    </a:xfrm>
                    <a:prstGeom prst="rect">
                      <a:avLst/>
                    </a:prstGeom>
                    <a:noFill/>
                    <a:ln>
                      <a:noFill/>
                    </a:ln>
                  </pic:spPr>
                </pic:pic>
              </a:graphicData>
            </a:graphic>
          </wp:inline>
        </w:drawing>
      </w:r>
      <w:r w:rsidRPr="00093A5C">
        <w:rPr>
          <w:lang w:eastAsia="ru-RU"/>
        </w:rPr>
        <w:br/>
      </w:r>
      <w:r w:rsidR="00093A5C" w:rsidRPr="00093A5C">
        <w:rPr>
          <w:b/>
          <w:bCs/>
          <w:lang w:eastAsia="ru-RU"/>
        </w:rPr>
        <w:t>Двойной щелчок по номеру строки переключает точку прерывания</w:t>
      </w:r>
    </w:p>
    <w:p w14:paraId="16D5B3ED" w14:textId="77777777" w:rsidR="00065D77" w:rsidRDefault="00093A5C" w:rsidP="00093A5C">
      <w:pPr>
        <w:pStyle w:val="Heading2"/>
      </w:pPr>
      <w:bookmarkStart w:id="10" w:name="_Toc152498882"/>
      <w:r w:rsidRPr="00093A5C">
        <w:t>Пошаговое выполнение</w:t>
      </w:r>
      <w:bookmarkEnd w:id="10"/>
    </w:p>
    <w:p w14:paraId="1F645607" w14:textId="77777777" w:rsidR="00093A5C" w:rsidRPr="00093A5C" w:rsidRDefault="00093A5C" w:rsidP="00093A5C">
      <w:pPr>
        <w:rPr>
          <w:lang w:eastAsia="ru-RU"/>
        </w:rPr>
      </w:pPr>
      <w:r w:rsidRPr="00093A5C">
        <w:rPr>
          <w:lang w:eastAsia="ru-RU"/>
        </w:rPr>
        <w:t>Для выполнения кода мы будем использовать кнопки выполнения кода:</w:t>
      </w:r>
      <w:r w:rsidRPr="00093A5C">
        <w:rPr>
          <w:rFonts w:ascii="inherit" w:hAnsi="inherit"/>
          <w:lang w:val="en-US" w:eastAsia="ru-RU"/>
        </w:rPr>
        <w:t> </w:t>
      </w:r>
    </w:p>
    <w:p w14:paraId="67451698" w14:textId="77777777" w:rsidR="00093A5C" w:rsidRPr="00093A5C" w:rsidRDefault="00093A5C" w:rsidP="00093A5C">
      <w:pPr>
        <w:rPr>
          <w:lang w:val="en-US" w:eastAsia="ru-RU"/>
        </w:rPr>
      </w:pPr>
      <w:r w:rsidRPr="00093A5C">
        <w:rPr>
          <w:noProof/>
          <w:lang w:eastAsia="ru-RU"/>
        </w:rPr>
        <w:drawing>
          <wp:inline distT="0" distB="0" distL="0" distR="0" wp14:anchorId="62D56E29" wp14:editId="30F002D2">
            <wp:extent cx="2860675" cy="387985"/>
            <wp:effectExtent l="0" t="0" r="0" b="0"/>
            <wp:docPr id="11" name="Рисунок 11" descr="Code execution buttons including step 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de execution buttons including step execu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60675" cy="387985"/>
                    </a:xfrm>
                    <a:prstGeom prst="rect">
                      <a:avLst/>
                    </a:prstGeom>
                    <a:noFill/>
                    <a:ln>
                      <a:noFill/>
                    </a:ln>
                  </pic:spPr>
                </pic:pic>
              </a:graphicData>
            </a:graphic>
          </wp:inline>
        </w:drawing>
      </w:r>
      <w:r w:rsidRPr="00093A5C">
        <w:rPr>
          <w:lang w:val="en-US" w:eastAsia="ru-RU"/>
        </w:rPr>
        <w:br/>
      </w:r>
      <w:r w:rsidRPr="00093A5C">
        <w:rPr>
          <w:b/>
          <w:bCs/>
          <w:lang w:val="en-US" w:eastAsia="ru-RU"/>
        </w:rPr>
        <w:t>Resume, Suspend, Terminate, Disconnect, Step Into, Step Over, Step Return, Instruction Stepping Mode</w:t>
      </w:r>
    </w:p>
    <w:p w14:paraId="6080AD11" w14:textId="77777777" w:rsidR="00093A5C" w:rsidRPr="00093A5C" w:rsidRDefault="00093A5C" w:rsidP="00093A5C">
      <w:pPr>
        <w:rPr>
          <w:lang w:val="en-US" w:eastAsia="ru-RU"/>
        </w:rPr>
      </w:pPr>
      <w:r w:rsidRPr="00093A5C">
        <w:rPr>
          <w:rFonts w:ascii="inherit" w:hAnsi="inherit"/>
          <w:lang w:val="en-US" w:eastAsia="ru-RU"/>
        </w:rPr>
        <w:t> </w:t>
      </w:r>
    </w:p>
    <w:p w14:paraId="437C5BF0" w14:textId="77777777" w:rsidR="00093A5C" w:rsidRPr="00093A5C" w:rsidRDefault="00093A5C" w:rsidP="00093A5C">
      <w:pPr>
        <w:rPr>
          <w:lang w:eastAsia="ru-RU"/>
        </w:rPr>
      </w:pPr>
      <w:r w:rsidRPr="00093A5C">
        <w:rPr>
          <w:lang w:eastAsia="ru-RU"/>
        </w:rPr>
        <w:t xml:space="preserve">Если вы нажмете кнопку </w:t>
      </w:r>
      <w:r w:rsidRPr="00093A5C">
        <w:rPr>
          <w:b/>
          <w:bCs/>
          <w:lang w:val="en-US" w:eastAsia="ru-RU"/>
        </w:rPr>
        <w:t>Resume</w:t>
      </w:r>
      <w:r w:rsidRPr="00093A5C">
        <w:rPr>
          <w:lang w:val="en-US" w:eastAsia="ru-RU"/>
        </w:rPr>
        <w:t> </w:t>
      </w:r>
      <w:r w:rsidRPr="00093A5C">
        <w:rPr>
          <w:lang w:eastAsia="ru-RU"/>
        </w:rPr>
        <w:t>, чтобы запустить приложение, оно остановится непосредственно перед выполнением строки 58.</w:t>
      </w:r>
    </w:p>
    <w:p w14:paraId="14DFDC35" w14:textId="77777777" w:rsidR="00093A5C" w:rsidRPr="00093A5C" w:rsidRDefault="00093A5C" w:rsidP="00093A5C">
      <w:pPr>
        <w:rPr>
          <w:lang w:eastAsia="ru-RU"/>
        </w:rPr>
      </w:pPr>
      <w:r w:rsidRPr="00093A5C">
        <w:rPr>
          <w:rFonts w:ascii="inherit" w:hAnsi="inherit"/>
          <w:lang w:val="en-US" w:eastAsia="ru-RU"/>
        </w:rPr>
        <w:t> </w:t>
      </w:r>
    </w:p>
    <w:p w14:paraId="6B0FA4CF" w14:textId="77777777" w:rsidR="00093A5C" w:rsidRPr="00093A5C" w:rsidRDefault="00093A5C" w:rsidP="00093A5C">
      <w:pPr>
        <w:rPr>
          <w:lang w:eastAsia="ru-RU"/>
        </w:rPr>
      </w:pPr>
      <w:r w:rsidRPr="00093A5C">
        <w:rPr>
          <w:noProof/>
          <w:lang w:eastAsia="ru-RU"/>
        </w:rPr>
        <w:lastRenderedPageBreak/>
        <w:drawing>
          <wp:inline distT="0" distB="0" distL="0" distR="0" wp14:anchorId="02A909A9" wp14:editId="4FA3B2F4">
            <wp:extent cx="5170127" cy="2218414"/>
            <wp:effectExtent l="0" t="0" r="0" b="0"/>
            <wp:docPr id="12" name="Рисунок 12" descr="A screenshot showing the debugger halted at a break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screenshot showing the debugger halted at a breakpoin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34837" cy="2289088"/>
                    </a:xfrm>
                    <a:prstGeom prst="rect">
                      <a:avLst/>
                    </a:prstGeom>
                    <a:noFill/>
                    <a:ln>
                      <a:noFill/>
                    </a:ln>
                  </pic:spPr>
                </pic:pic>
              </a:graphicData>
            </a:graphic>
          </wp:inline>
        </w:drawing>
      </w:r>
      <w:r w:rsidRPr="00093A5C">
        <w:rPr>
          <w:lang w:eastAsia="ru-RU"/>
        </w:rPr>
        <w:br/>
      </w:r>
      <w:r w:rsidRPr="00093A5C">
        <w:rPr>
          <w:b/>
          <w:bCs/>
          <w:lang w:eastAsia="ru-RU"/>
        </w:rPr>
        <w:t>Отладчик остановился в точке прерывания. Обратите внимание на ассемблерный код справа</w:t>
      </w:r>
    </w:p>
    <w:p w14:paraId="523284F2" w14:textId="77777777" w:rsidR="00093A5C" w:rsidRPr="00093A5C" w:rsidRDefault="00093A5C" w:rsidP="00093A5C">
      <w:pPr>
        <w:rPr>
          <w:lang w:eastAsia="ru-RU"/>
        </w:rPr>
      </w:pPr>
      <w:r w:rsidRPr="00093A5C">
        <w:rPr>
          <w:rFonts w:ascii="inherit" w:hAnsi="inherit"/>
          <w:lang w:val="en-US" w:eastAsia="ru-RU"/>
        </w:rPr>
        <w:t> </w:t>
      </w:r>
    </w:p>
    <w:p w14:paraId="7723198B" w14:textId="77777777" w:rsidR="00093A5C" w:rsidRPr="00093A5C" w:rsidRDefault="00093A5C" w:rsidP="00093A5C">
      <w:pPr>
        <w:rPr>
          <w:lang w:eastAsia="ru-RU"/>
        </w:rPr>
      </w:pPr>
      <w:r w:rsidRPr="00093A5C">
        <w:rPr>
          <w:lang w:eastAsia="ru-RU"/>
        </w:rPr>
        <w:t>Обратите внимание на следующие детали на рисунке выше:</w:t>
      </w:r>
    </w:p>
    <w:p w14:paraId="1897DD57" w14:textId="77777777" w:rsidR="00093A5C" w:rsidRPr="00093A5C" w:rsidRDefault="00093A5C" w:rsidP="00093A5C">
      <w:pPr>
        <w:rPr>
          <w:lang w:eastAsia="ru-RU"/>
        </w:rPr>
      </w:pPr>
      <w:r w:rsidRPr="00093A5C">
        <w:rPr>
          <w:lang w:eastAsia="ru-RU"/>
        </w:rPr>
        <w:t>Терминал показывает приветственное сообщение.</w:t>
      </w:r>
    </w:p>
    <w:p w14:paraId="1512FF31" w14:textId="77777777" w:rsidR="00093A5C" w:rsidRPr="00093A5C" w:rsidRDefault="00093A5C" w:rsidP="00093A5C">
      <w:pPr>
        <w:rPr>
          <w:lang w:eastAsia="ru-RU"/>
        </w:rPr>
      </w:pPr>
      <w:r w:rsidRPr="00093A5C">
        <w:rPr>
          <w:lang w:eastAsia="ru-RU"/>
        </w:rPr>
        <w:t xml:space="preserve">Выполнение находится в строке 58 в исходном коде </w:t>
      </w:r>
      <w:r w:rsidRPr="00093A5C">
        <w:rPr>
          <w:lang w:val="en-US" w:eastAsia="ru-RU"/>
        </w:rPr>
        <w:t>C</w:t>
      </w:r>
      <w:r w:rsidRPr="00093A5C">
        <w:rPr>
          <w:lang w:eastAsia="ru-RU"/>
        </w:rPr>
        <w:t>.</w:t>
      </w:r>
    </w:p>
    <w:p w14:paraId="14D4B134" w14:textId="77777777" w:rsidR="00093A5C" w:rsidRDefault="00093A5C" w:rsidP="00093A5C">
      <w:pPr>
        <w:rPr>
          <w:lang w:eastAsia="ru-RU"/>
        </w:rPr>
      </w:pPr>
      <w:r w:rsidRPr="00093A5C">
        <w:rPr>
          <w:lang w:eastAsia="ru-RU"/>
        </w:rPr>
        <w:t xml:space="preserve">Разборка показывает реализацию вызова функции в виде 3 инструкций по сборке </w:t>
      </w:r>
      <w:r w:rsidRPr="00093A5C">
        <w:rPr>
          <w:lang w:val="en-US" w:eastAsia="ru-RU"/>
        </w:rPr>
        <w:t>RISC</w:t>
      </w:r>
      <w:r w:rsidRPr="00093A5C">
        <w:rPr>
          <w:lang w:eastAsia="ru-RU"/>
        </w:rPr>
        <w:t>-</w:t>
      </w:r>
      <w:r w:rsidRPr="00093A5C">
        <w:rPr>
          <w:lang w:val="en-US" w:eastAsia="ru-RU"/>
        </w:rPr>
        <w:t>V</w:t>
      </w:r>
      <w:r w:rsidRPr="00093A5C">
        <w:rPr>
          <w:lang w:eastAsia="ru-RU"/>
        </w:rPr>
        <w:t>.</w:t>
      </w:r>
    </w:p>
    <w:p w14:paraId="3E9EC66C" w14:textId="77777777" w:rsidR="00093A5C" w:rsidRPr="00093A5C" w:rsidRDefault="00093A5C" w:rsidP="00093A5C">
      <w:pPr>
        <w:rPr>
          <w:lang w:eastAsia="ru-RU"/>
        </w:rPr>
      </w:pPr>
      <w:r w:rsidRPr="00093A5C">
        <w:rPr>
          <w:lang w:eastAsia="ru-RU"/>
        </w:rPr>
        <w:t xml:space="preserve">Нажмите кнопку </w:t>
      </w:r>
      <w:r w:rsidRPr="00093A5C">
        <w:rPr>
          <w:b/>
          <w:bCs/>
          <w:lang w:val="en-US" w:eastAsia="ru-RU"/>
        </w:rPr>
        <w:t>Step</w:t>
      </w:r>
      <w:r w:rsidRPr="00093A5C">
        <w:rPr>
          <w:b/>
          <w:bCs/>
          <w:lang w:eastAsia="ru-RU"/>
        </w:rPr>
        <w:t xml:space="preserve"> </w:t>
      </w:r>
      <w:r w:rsidRPr="00093A5C">
        <w:rPr>
          <w:b/>
          <w:bCs/>
          <w:lang w:val="en-US" w:eastAsia="ru-RU"/>
        </w:rPr>
        <w:t>Into</w:t>
      </w:r>
      <w:r w:rsidRPr="00093A5C">
        <w:rPr>
          <w:lang w:val="en-US" w:eastAsia="ru-RU"/>
        </w:rPr>
        <w:t> </w:t>
      </w:r>
      <w:r w:rsidRPr="00093A5C">
        <w:rPr>
          <w:lang w:eastAsia="ru-RU"/>
        </w:rPr>
        <w:t xml:space="preserve">, чтобы перейти внутрь функции </w:t>
      </w:r>
      <w:r w:rsidRPr="00093A5C">
        <w:rPr>
          <w:rFonts w:ascii="Courier New" w:hAnsi="Courier New" w:cs="Courier New"/>
          <w:b/>
          <w:bCs/>
          <w:lang w:val="en-US" w:eastAsia="ru-RU"/>
        </w:rPr>
        <w:t>metal</w:t>
      </w:r>
      <w:r w:rsidRPr="00093A5C">
        <w:rPr>
          <w:rFonts w:ascii="Courier New" w:hAnsi="Courier New" w:cs="Courier New"/>
          <w:b/>
          <w:bCs/>
          <w:lang w:eastAsia="ru-RU"/>
        </w:rPr>
        <w:t>_</w:t>
      </w:r>
      <w:proofErr w:type="spellStart"/>
      <w:r w:rsidRPr="00093A5C">
        <w:rPr>
          <w:rFonts w:ascii="Courier New" w:hAnsi="Courier New" w:cs="Courier New"/>
          <w:b/>
          <w:bCs/>
          <w:lang w:val="en-US" w:eastAsia="ru-RU"/>
        </w:rPr>
        <w:t>gpio</w:t>
      </w:r>
      <w:proofErr w:type="spellEnd"/>
      <w:r w:rsidRPr="00093A5C">
        <w:rPr>
          <w:rFonts w:ascii="Courier New" w:hAnsi="Courier New" w:cs="Courier New"/>
          <w:b/>
          <w:bCs/>
          <w:lang w:eastAsia="ru-RU"/>
        </w:rPr>
        <w:t>_</w:t>
      </w:r>
      <w:r w:rsidRPr="00093A5C">
        <w:rPr>
          <w:rFonts w:ascii="Courier New" w:hAnsi="Courier New" w:cs="Courier New"/>
          <w:b/>
          <w:bCs/>
          <w:lang w:val="en-US" w:eastAsia="ru-RU"/>
        </w:rPr>
        <w:t>enable</w:t>
      </w:r>
      <w:r w:rsidRPr="00093A5C">
        <w:rPr>
          <w:rFonts w:ascii="Courier New" w:hAnsi="Courier New" w:cs="Courier New"/>
          <w:b/>
          <w:bCs/>
          <w:lang w:eastAsia="ru-RU"/>
        </w:rPr>
        <w:t>_</w:t>
      </w:r>
      <w:r w:rsidRPr="00093A5C">
        <w:rPr>
          <w:rFonts w:ascii="Courier New" w:hAnsi="Courier New" w:cs="Courier New"/>
          <w:b/>
          <w:bCs/>
          <w:lang w:val="en-US" w:eastAsia="ru-RU"/>
        </w:rPr>
        <w:t>output</w:t>
      </w:r>
      <w:r w:rsidRPr="00093A5C">
        <w:rPr>
          <w:rFonts w:ascii="Courier New" w:hAnsi="Courier New" w:cs="Courier New"/>
          <w:b/>
          <w:bCs/>
          <w:lang w:eastAsia="ru-RU"/>
        </w:rPr>
        <w:t>().</w:t>
      </w:r>
      <w:r w:rsidRPr="00093A5C">
        <w:rPr>
          <w:lang w:val="en-US" w:eastAsia="ru-RU"/>
        </w:rPr>
        <w:t> </w:t>
      </w:r>
      <w:r w:rsidRPr="00093A5C">
        <w:rPr>
          <w:lang w:eastAsia="ru-RU"/>
        </w:rPr>
        <w:t>После выполнения двух шагов вызов виртуальной функции можно найти в строке 98 из</w:t>
      </w:r>
      <w:r w:rsidRPr="00093A5C">
        <w:rPr>
          <w:rFonts w:ascii="Courier New" w:hAnsi="Courier New" w:cs="Courier New"/>
          <w:b/>
          <w:bCs/>
          <w:color w:val="993300"/>
          <w:lang w:eastAsia="ru-RU"/>
        </w:rPr>
        <w:t>./</w:t>
      </w:r>
      <w:proofErr w:type="spellStart"/>
      <w:r w:rsidRPr="00093A5C">
        <w:rPr>
          <w:rFonts w:ascii="Courier New" w:hAnsi="Courier New" w:cs="Courier New"/>
          <w:b/>
          <w:bCs/>
          <w:color w:val="993300"/>
          <w:lang w:val="en-US" w:eastAsia="ru-RU"/>
        </w:rPr>
        <w:t>bsp</w:t>
      </w:r>
      <w:proofErr w:type="spellEnd"/>
      <w:r w:rsidRPr="00093A5C">
        <w:rPr>
          <w:rFonts w:ascii="Courier New" w:hAnsi="Courier New" w:cs="Courier New"/>
          <w:b/>
          <w:bCs/>
          <w:color w:val="993300"/>
          <w:lang w:eastAsia="ru-RU"/>
        </w:rPr>
        <w:t>/</w:t>
      </w:r>
      <w:r w:rsidRPr="00093A5C">
        <w:rPr>
          <w:rFonts w:ascii="Courier New" w:hAnsi="Courier New" w:cs="Courier New"/>
          <w:b/>
          <w:bCs/>
          <w:color w:val="993300"/>
          <w:lang w:val="en-US" w:eastAsia="ru-RU"/>
        </w:rPr>
        <w:t>install</w:t>
      </w:r>
      <w:r w:rsidRPr="00093A5C">
        <w:rPr>
          <w:rFonts w:ascii="Courier New" w:hAnsi="Courier New" w:cs="Courier New"/>
          <w:b/>
          <w:bCs/>
          <w:color w:val="993300"/>
          <w:lang w:eastAsia="ru-RU"/>
        </w:rPr>
        <w:t>/</w:t>
      </w:r>
      <w:r w:rsidRPr="00093A5C">
        <w:rPr>
          <w:rFonts w:ascii="Courier New" w:hAnsi="Courier New" w:cs="Courier New"/>
          <w:b/>
          <w:bCs/>
          <w:color w:val="993300"/>
          <w:lang w:val="en-US" w:eastAsia="ru-RU"/>
        </w:rPr>
        <w:t>include</w:t>
      </w:r>
      <w:r w:rsidRPr="00093A5C">
        <w:rPr>
          <w:rFonts w:ascii="Courier New" w:hAnsi="Courier New" w:cs="Courier New"/>
          <w:b/>
          <w:bCs/>
          <w:color w:val="993300"/>
          <w:lang w:eastAsia="ru-RU"/>
        </w:rPr>
        <w:t>/</w:t>
      </w:r>
      <w:r w:rsidRPr="00093A5C">
        <w:rPr>
          <w:rFonts w:ascii="Courier New" w:hAnsi="Courier New" w:cs="Courier New"/>
          <w:b/>
          <w:bCs/>
          <w:color w:val="993300"/>
          <w:lang w:val="en-US" w:eastAsia="ru-RU"/>
        </w:rPr>
        <w:t>metal</w:t>
      </w:r>
      <w:r w:rsidRPr="00093A5C">
        <w:rPr>
          <w:rFonts w:ascii="Courier New" w:hAnsi="Courier New" w:cs="Courier New"/>
          <w:b/>
          <w:bCs/>
          <w:color w:val="993300"/>
          <w:lang w:eastAsia="ru-RU"/>
        </w:rPr>
        <w:t>/</w:t>
      </w:r>
      <w:proofErr w:type="spellStart"/>
      <w:r w:rsidRPr="00093A5C">
        <w:rPr>
          <w:rFonts w:ascii="Courier New" w:hAnsi="Courier New" w:cs="Courier New"/>
          <w:b/>
          <w:bCs/>
          <w:color w:val="993300"/>
          <w:lang w:val="en-US" w:eastAsia="ru-RU"/>
        </w:rPr>
        <w:t>gpio</w:t>
      </w:r>
      <w:proofErr w:type="spellEnd"/>
      <w:r w:rsidRPr="00093A5C">
        <w:rPr>
          <w:rFonts w:ascii="Courier New" w:hAnsi="Courier New" w:cs="Courier New"/>
          <w:b/>
          <w:bCs/>
          <w:color w:val="993300"/>
          <w:lang w:eastAsia="ru-RU"/>
        </w:rPr>
        <w:t>.</w:t>
      </w:r>
      <w:r w:rsidRPr="00093A5C">
        <w:rPr>
          <w:rFonts w:ascii="Courier New" w:hAnsi="Courier New" w:cs="Courier New"/>
          <w:b/>
          <w:bCs/>
          <w:color w:val="993300"/>
          <w:lang w:val="en-US" w:eastAsia="ru-RU"/>
        </w:rPr>
        <w:t>h</w:t>
      </w:r>
      <w:r w:rsidRPr="00093A5C">
        <w:rPr>
          <w:lang w:eastAsia="ru-RU"/>
        </w:rPr>
        <w:t>:</w:t>
      </w:r>
    </w:p>
    <w:p w14:paraId="6C2EEF5A" w14:textId="77777777" w:rsidR="00093A5C" w:rsidRPr="00093A5C" w:rsidRDefault="00093A5C" w:rsidP="00093A5C">
      <w:pPr>
        <w:rPr>
          <w:lang w:eastAsia="ru-RU"/>
        </w:rPr>
      </w:pPr>
      <w:r w:rsidRPr="00093A5C">
        <w:rPr>
          <w:rFonts w:ascii="inherit" w:hAnsi="inherit"/>
          <w:lang w:val="en-US" w:eastAsia="ru-RU"/>
        </w:rPr>
        <w:t> </w:t>
      </w:r>
    </w:p>
    <w:p w14:paraId="5FA152E5" w14:textId="77777777" w:rsidR="00093A5C" w:rsidRPr="00093A5C" w:rsidRDefault="00093A5C" w:rsidP="00093A5C">
      <w:pPr>
        <w:rPr>
          <w:lang w:eastAsia="ru-RU"/>
        </w:rPr>
      </w:pPr>
      <w:r w:rsidRPr="00093A5C">
        <w:rPr>
          <w:noProof/>
          <w:lang w:eastAsia="ru-RU"/>
        </w:rPr>
        <w:drawing>
          <wp:inline distT="0" distB="0" distL="0" distR="0" wp14:anchorId="350EC965" wp14:editId="1351008F">
            <wp:extent cx="5181600" cy="1300150"/>
            <wp:effectExtent l="0" t="0" r="0" b="0"/>
            <wp:docPr id="13" name="Рисунок 13" descr="A screenshot showing the debugger halted prior to executing a virtual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screenshot showing the debugger halted prior to executing a virtual functio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15221" cy="1308586"/>
                    </a:xfrm>
                    <a:prstGeom prst="rect">
                      <a:avLst/>
                    </a:prstGeom>
                    <a:noFill/>
                    <a:ln>
                      <a:noFill/>
                    </a:ln>
                  </pic:spPr>
                </pic:pic>
              </a:graphicData>
            </a:graphic>
          </wp:inline>
        </w:drawing>
      </w:r>
      <w:r w:rsidRPr="00093A5C">
        <w:rPr>
          <w:lang w:eastAsia="ru-RU"/>
        </w:rPr>
        <w:br/>
      </w:r>
      <w:r w:rsidRPr="00093A5C">
        <w:rPr>
          <w:b/>
          <w:bCs/>
          <w:lang w:eastAsia="ru-RU"/>
        </w:rPr>
        <w:t xml:space="preserve">Функция </w:t>
      </w:r>
      <w:r w:rsidRPr="00093A5C">
        <w:rPr>
          <w:rFonts w:ascii="Courier New" w:hAnsi="Courier New" w:cs="Courier New"/>
          <w:b/>
          <w:bCs/>
          <w:lang w:val="en-US" w:eastAsia="ru-RU"/>
        </w:rPr>
        <w:t>metal</w:t>
      </w:r>
      <w:r w:rsidRPr="00093A5C">
        <w:rPr>
          <w:rFonts w:ascii="Courier New" w:hAnsi="Courier New" w:cs="Courier New"/>
          <w:b/>
          <w:bCs/>
          <w:lang w:eastAsia="ru-RU"/>
        </w:rPr>
        <w:t>_</w:t>
      </w:r>
      <w:proofErr w:type="spellStart"/>
      <w:r w:rsidRPr="00093A5C">
        <w:rPr>
          <w:rFonts w:ascii="Courier New" w:hAnsi="Courier New" w:cs="Courier New"/>
          <w:b/>
          <w:bCs/>
          <w:lang w:val="en-US" w:eastAsia="ru-RU"/>
        </w:rPr>
        <w:t>gpio</w:t>
      </w:r>
      <w:proofErr w:type="spellEnd"/>
      <w:r w:rsidRPr="00093A5C">
        <w:rPr>
          <w:rFonts w:ascii="Courier New" w:hAnsi="Courier New" w:cs="Courier New"/>
          <w:b/>
          <w:bCs/>
          <w:lang w:eastAsia="ru-RU"/>
        </w:rPr>
        <w:t>_</w:t>
      </w:r>
      <w:r w:rsidRPr="00093A5C">
        <w:rPr>
          <w:rFonts w:ascii="Courier New" w:hAnsi="Courier New" w:cs="Courier New"/>
          <w:b/>
          <w:bCs/>
          <w:lang w:val="en-US" w:eastAsia="ru-RU"/>
        </w:rPr>
        <w:t>enable</w:t>
      </w:r>
      <w:r w:rsidRPr="00093A5C">
        <w:rPr>
          <w:rFonts w:ascii="Courier New" w:hAnsi="Courier New" w:cs="Courier New"/>
          <w:b/>
          <w:bCs/>
          <w:lang w:eastAsia="ru-RU"/>
        </w:rPr>
        <w:t>_</w:t>
      </w:r>
      <w:r w:rsidRPr="00093A5C">
        <w:rPr>
          <w:rFonts w:ascii="Courier New" w:hAnsi="Courier New" w:cs="Courier New"/>
          <w:b/>
          <w:bCs/>
          <w:lang w:val="en-US" w:eastAsia="ru-RU"/>
        </w:rPr>
        <w:t>output</w:t>
      </w:r>
      <w:r w:rsidRPr="00093A5C">
        <w:rPr>
          <w:rFonts w:ascii="Courier New" w:hAnsi="Courier New" w:cs="Courier New"/>
          <w:b/>
          <w:bCs/>
          <w:lang w:eastAsia="ru-RU"/>
        </w:rPr>
        <w:t>()</w:t>
      </w:r>
      <w:r w:rsidRPr="00093A5C">
        <w:rPr>
          <w:b/>
          <w:bCs/>
          <w:lang w:val="en-US" w:eastAsia="ru-RU"/>
        </w:rPr>
        <w:t> </w:t>
      </w:r>
      <w:r w:rsidRPr="00093A5C">
        <w:rPr>
          <w:b/>
          <w:bCs/>
          <w:lang w:eastAsia="ru-RU"/>
        </w:rPr>
        <w:t>при пошаговом выполнении</w:t>
      </w:r>
    </w:p>
    <w:p w14:paraId="4AF5F721" w14:textId="77777777" w:rsidR="00093A5C" w:rsidRPr="00093A5C" w:rsidRDefault="00093A5C" w:rsidP="00093A5C">
      <w:pPr>
        <w:rPr>
          <w:lang w:eastAsia="ru-RU"/>
        </w:rPr>
      </w:pPr>
      <w:r w:rsidRPr="00093A5C">
        <w:rPr>
          <w:rFonts w:ascii="inherit" w:hAnsi="inherit"/>
          <w:lang w:val="en-US" w:eastAsia="ru-RU"/>
        </w:rPr>
        <w:t> </w:t>
      </w:r>
    </w:p>
    <w:p w14:paraId="591681F5" w14:textId="77777777" w:rsidR="00093A5C" w:rsidRPr="00093A5C" w:rsidRDefault="00093A5C" w:rsidP="00093A5C">
      <w:pPr>
        <w:rPr>
          <w:lang w:val="en-US" w:eastAsia="ru-RU"/>
        </w:rPr>
      </w:pPr>
      <w:r w:rsidRPr="00093A5C">
        <w:rPr>
          <w:lang w:eastAsia="ru-RU"/>
        </w:rPr>
        <w:t xml:space="preserve">Один раз войдя в эту функцию, мы сразу попадаем в функцию </w:t>
      </w:r>
      <w:r w:rsidRPr="00093A5C">
        <w:rPr>
          <w:rFonts w:ascii="Courier New" w:hAnsi="Courier New" w:cs="Courier New"/>
          <w:b/>
          <w:bCs/>
          <w:lang w:val="en-US" w:eastAsia="ru-RU"/>
        </w:rPr>
        <w:t>__metal_driver_sifive_gpio0_enable_output():</w:t>
      </w:r>
      <w:r w:rsidRPr="00093A5C">
        <w:rPr>
          <w:rFonts w:ascii="inherit" w:hAnsi="inherit"/>
          <w:lang w:val="en-US" w:eastAsia="ru-RU"/>
        </w:rPr>
        <w:t> </w:t>
      </w:r>
    </w:p>
    <w:p w14:paraId="4F846D18" w14:textId="77777777" w:rsidR="00093A5C" w:rsidRPr="00093A5C" w:rsidRDefault="00093A5C" w:rsidP="00093A5C">
      <w:pPr>
        <w:rPr>
          <w:lang w:val="en-US" w:eastAsia="ru-RU"/>
        </w:rPr>
      </w:pPr>
      <w:r w:rsidRPr="00093A5C">
        <w:rPr>
          <w:noProof/>
          <w:lang w:eastAsia="ru-RU"/>
        </w:rPr>
        <w:lastRenderedPageBreak/>
        <w:drawing>
          <wp:inline distT="0" distB="0" distL="0" distR="0" wp14:anchorId="258F31C3" wp14:editId="0174C815">
            <wp:extent cx="4666615" cy="1085693"/>
            <wp:effectExtent l="0" t="0" r="635" b="635"/>
            <wp:docPr id="14" name="Рисунок 14" descr="A screenshot showing the debugger halted prior to executing a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screenshot showing the debugger halted prior to executing a func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16484" cy="1097295"/>
                    </a:xfrm>
                    <a:prstGeom prst="rect">
                      <a:avLst/>
                    </a:prstGeom>
                    <a:noFill/>
                    <a:ln>
                      <a:noFill/>
                    </a:ln>
                  </pic:spPr>
                </pic:pic>
              </a:graphicData>
            </a:graphic>
          </wp:inline>
        </w:drawing>
      </w:r>
      <w:r w:rsidRPr="00093A5C">
        <w:rPr>
          <w:lang w:val="en-US" w:eastAsia="ru-RU"/>
        </w:rPr>
        <w:br/>
      </w:r>
      <w:proofErr w:type="spellStart"/>
      <w:r w:rsidRPr="00093A5C">
        <w:rPr>
          <w:b/>
          <w:bCs/>
          <w:lang w:val="en-US" w:eastAsia="ru-RU"/>
        </w:rPr>
        <w:t>Функция</w:t>
      </w:r>
      <w:proofErr w:type="spellEnd"/>
      <w:r w:rsidRPr="00093A5C">
        <w:rPr>
          <w:b/>
          <w:bCs/>
          <w:lang w:val="en-US" w:eastAsia="ru-RU"/>
        </w:rPr>
        <w:t xml:space="preserve"> </w:t>
      </w:r>
      <w:r w:rsidRPr="00093A5C">
        <w:rPr>
          <w:rFonts w:ascii="Courier New" w:hAnsi="Courier New" w:cs="Courier New"/>
          <w:b/>
          <w:bCs/>
          <w:lang w:val="en-US" w:eastAsia="ru-RU"/>
        </w:rPr>
        <w:t>__metal_driver_sifive_gpio0_enable_output()</w:t>
      </w:r>
      <w:r w:rsidRPr="00093A5C">
        <w:rPr>
          <w:b/>
          <w:bCs/>
          <w:lang w:val="en-US" w:eastAsia="ru-RU"/>
        </w:rPr>
        <w:t> </w:t>
      </w:r>
      <w:proofErr w:type="spellStart"/>
      <w:r w:rsidRPr="00093A5C">
        <w:rPr>
          <w:b/>
          <w:bCs/>
          <w:lang w:val="en-US" w:eastAsia="ru-RU"/>
        </w:rPr>
        <w:t>при</w:t>
      </w:r>
      <w:proofErr w:type="spellEnd"/>
      <w:r w:rsidRPr="00093A5C">
        <w:rPr>
          <w:b/>
          <w:bCs/>
          <w:lang w:val="en-US" w:eastAsia="ru-RU"/>
        </w:rPr>
        <w:t xml:space="preserve"> </w:t>
      </w:r>
      <w:proofErr w:type="spellStart"/>
      <w:r w:rsidRPr="00093A5C">
        <w:rPr>
          <w:b/>
          <w:bCs/>
          <w:lang w:val="en-US" w:eastAsia="ru-RU"/>
        </w:rPr>
        <w:t>пошаговом</w:t>
      </w:r>
      <w:proofErr w:type="spellEnd"/>
      <w:r w:rsidRPr="00093A5C">
        <w:rPr>
          <w:b/>
          <w:bCs/>
          <w:lang w:val="en-US" w:eastAsia="ru-RU"/>
        </w:rPr>
        <w:t xml:space="preserve"> </w:t>
      </w:r>
      <w:proofErr w:type="spellStart"/>
      <w:r w:rsidRPr="00093A5C">
        <w:rPr>
          <w:b/>
          <w:bCs/>
          <w:lang w:val="en-US" w:eastAsia="ru-RU"/>
        </w:rPr>
        <w:t>выполнении</w:t>
      </w:r>
      <w:proofErr w:type="spellEnd"/>
    </w:p>
    <w:p w14:paraId="265A0A70" w14:textId="77777777" w:rsidR="00093A5C" w:rsidRPr="00093A5C" w:rsidRDefault="00093A5C" w:rsidP="00093A5C">
      <w:pPr>
        <w:rPr>
          <w:lang w:val="en-US" w:eastAsia="ru-RU"/>
        </w:rPr>
      </w:pPr>
      <w:r w:rsidRPr="00093A5C">
        <w:rPr>
          <w:rFonts w:ascii="inherit" w:hAnsi="inherit"/>
          <w:lang w:val="en-US" w:eastAsia="ru-RU"/>
        </w:rPr>
        <w:t> </w:t>
      </w:r>
    </w:p>
    <w:p w14:paraId="674F208F" w14:textId="77777777" w:rsidR="007E4A2C" w:rsidRDefault="007E4A2C" w:rsidP="00093A5C">
      <w:pPr>
        <w:rPr>
          <w:lang w:eastAsia="ru-RU"/>
        </w:rPr>
      </w:pPr>
      <w:r w:rsidRPr="007E4A2C">
        <w:rPr>
          <w:lang w:eastAsia="ru-RU"/>
        </w:rPr>
        <w:t>Первый вызов функции - это фактическая функция, которая извлекает базовый адрес. Жаль, что приходится делать это во время выполнения, когда компилятор мог бы позаботиться об этом, сэкономив бесценное процессорное время.</w:t>
      </w:r>
    </w:p>
    <w:p w14:paraId="61A0FECA" w14:textId="77777777" w:rsidR="007E4A2C" w:rsidRPr="007E4A2C" w:rsidRDefault="007E4A2C" w:rsidP="00093A5C">
      <w:pPr>
        <w:rPr>
          <w:lang w:eastAsia="ru-RU"/>
        </w:rPr>
      </w:pPr>
      <w:r w:rsidRPr="007E4A2C">
        <w:rPr>
          <w:lang w:eastAsia="ru-RU"/>
        </w:rPr>
        <w:t xml:space="preserve">После возврата из функции </w:t>
      </w:r>
      <w:r w:rsidRPr="007E4A2C">
        <w:rPr>
          <w:rFonts w:ascii="Courier New" w:hAnsi="Courier New" w:cs="Courier New"/>
          <w:b/>
          <w:bCs/>
          <w:lang w:eastAsia="ru-RU"/>
        </w:rPr>
        <w:t>__</w:t>
      </w:r>
      <w:r w:rsidRPr="00093A5C">
        <w:rPr>
          <w:rFonts w:ascii="Courier New" w:hAnsi="Courier New" w:cs="Courier New"/>
          <w:b/>
          <w:bCs/>
          <w:lang w:val="en-US" w:eastAsia="ru-RU"/>
        </w:rPr>
        <w:t>metal</w:t>
      </w:r>
      <w:r w:rsidRPr="007E4A2C">
        <w:rPr>
          <w:rFonts w:ascii="Courier New" w:hAnsi="Courier New" w:cs="Courier New"/>
          <w:b/>
          <w:bCs/>
          <w:lang w:eastAsia="ru-RU"/>
        </w:rPr>
        <w:t>_</w:t>
      </w:r>
      <w:r w:rsidRPr="00093A5C">
        <w:rPr>
          <w:rFonts w:ascii="Courier New" w:hAnsi="Courier New" w:cs="Courier New"/>
          <w:b/>
          <w:bCs/>
          <w:lang w:val="en-US" w:eastAsia="ru-RU"/>
        </w:rPr>
        <w:t>driver</w:t>
      </w:r>
      <w:r w:rsidRPr="007E4A2C">
        <w:rPr>
          <w:rFonts w:ascii="Courier New" w:hAnsi="Courier New" w:cs="Courier New"/>
          <w:b/>
          <w:bCs/>
          <w:lang w:eastAsia="ru-RU"/>
        </w:rPr>
        <w:t>_</w:t>
      </w:r>
      <w:proofErr w:type="spellStart"/>
      <w:r w:rsidRPr="00093A5C">
        <w:rPr>
          <w:rFonts w:ascii="Courier New" w:hAnsi="Courier New" w:cs="Courier New"/>
          <w:b/>
          <w:bCs/>
          <w:lang w:val="en-US" w:eastAsia="ru-RU"/>
        </w:rPr>
        <w:t>sifive</w:t>
      </w:r>
      <w:proofErr w:type="spellEnd"/>
      <w:r w:rsidRPr="007E4A2C">
        <w:rPr>
          <w:rFonts w:ascii="Courier New" w:hAnsi="Courier New" w:cs="Courier New"/>
          <w:b/>
          <w:bCs/>
          <w:lang w:eastAsia="ru-RU"/>
        </w:rPr>
        <w:t>_</w:t>
      </w:r>
      <w:proofErr w:type="spellStart"/>
      <w:r w:rsidRPr="00093A5C">
        <w:rPr>
          <w:rFonts w:ascii="Courier New" w:hAnsi="Courier New" w:cs="Courier New"/>
          <w:b/>
          <w:bCs/>
          <w:lang w:val="en-US" w:eastAsia="ru-RU"/>
        </w:rPr>
        <w:t>gpio</w:t>
      </w:r>
      <w:proofErr w:type="spellEnd"/>
      <w:r w:rsidRPr="007E4A2C">
        <w:rPr>
          <w:rFonts w:ascii="Courier New" w:hAnsi="Courier New" w:cs="Courier New"/>
          <w:b/>
          <w:bCs/>
          <w:lang w:eastAsia="ru-RU"/>
        </w:rPr>
        <w:t>0_</w:t>
      </w:r>
      <w:r w:rsidRPr="00093A5C">
        <w:rPr>
          <w:rFonts w:ascii="Courier New" w:hAnsi="Courier New" w:cs="Courier New"/>
          <w:b/>
          <w:bCs/>
          <w:lang w:val="en-US" w:eastAsia="ru-RU"/>
        </w:rPr>
        <w:t>base</w:t>
      </w:r>
      <w:r w:rsidRPr="007E4A2C">
        <w:rPr>
          <w:rFonts w:ascii="Courier New" w:hAnsi="Courier New" w:cs="Courier New"/>
          <w:b/>
          <w:bCs/>
          <w:lang w:eastAsia="ru-RU"/>
        </w:rPr>
        <w:t>()</w:t>
      </w:r>
      <w:r w:rsidRPr="00093A5C">
        <w:rPr>
          <w:lang w:val="en-US" w:eastAsia="ru-RU"/>
        </w:rPr>
        <w:t> </w:t>
      </w:r>
      <w:r w:rsidRPr="007E4A2C">
        <w:rPr>
          <w:lang w:eastAsia="ru-RU"/>
        </w:rPr>
        <w:t>обратите внимание на состояние приложения непосредственно перед записью 1 в интересующий бит:</w:t>
      </w:r>
    </w:p>
    <w:p w14:paraId="785B7A59" w14:textId="77777777" w:rsidR="00093A5C" w:rsidRPr="007E4A2C" w:rsidRDefault="00093A5C" w:rsidP="00093A5C">
      <w:pPr>
        <w:rPr>
          <w:lang w:eastAsia="ru-RU"/>
        </w:rPr>
      </w:pPr>
      <w:r w:rsidRPr="00093A5C">
        <w:rPr>
          <w:rFonts w:ascii="inherit" w:hAnsi="inherit"/>
          <w:lang w:val="en-US" w:eastAsia="ru-RU"/>
        </w:rPr>
        <w:t> </w:t>
      </w:r>
    </w:p>
    <w:p w14:paraId="6871A8E8" w14:textId="77777777" w:rsidR="00093A5C" w:rsidRPr="007E4A2C" w:rsidRDefault="00093A5C" w:rsidP="00093A5C">
      <w:pPr>
        <w:rPr>
          <w:lang w:eastAsia="ru-RU"/>
        </w:rPr>
      </w:pPr>
      <w:r w:rsidRPr="00093A5C">
        <w:rPr>
          <w:noProof/>
          <w:lang w:eastAsia="ru-RU"/>
        </w:rPr>
        <w:drawing>
          <wp:inline distT="0" distB="0" distL="0" distR="0" wp14:anchorId="782C709E" wp14:editId="0F0F0E49">
            <wp:extent cx="5082540" cy="1353650"/>
            <wp:effectExtent l="0" t="0" r="3810" b="0"/>
            <wp:docPr id="15" name="Рисунок 15" descr="A screenshot showing the debugger halted and the disassembled code for the function of inte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screenshot showing the debugger halted and the disassembled code for the function of interes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21940" cy="1364144"/>
                    </a:xfrm>
                    <a:prstGeom prst="rect">
                      <a:avLst/>
                    </a:prstGeom>
                    <a:noFill/>
                    <a:ln>
                      <a:noFill/>
                    </a:ln>
                  </pic:spPr>
                </pic:pic>
              </a:graphicData>
            </a:graphic>
          </wp:inline>
        </w:drawing>
      </w:r>
      <w:r w:rsidRPr="007E4A2C">
        <w:rPr>
          <w:lang w:eastAsia="ru-RU"/>
        </w:rPr>
        <w:br/>
      </w:r>
      <w:r w:rsidR="007E4A2C" w:rsidRPr="007E4A2C">
        <w:rPr>
          <w:b/>
          <w:bCs/>
          <w:lang w:eastAsia="ru-RU"/>
        </w:rPr>
        <w:t>Состояние выполнения заявки до присвоения интереса</w:t>
      </w:r>
    </w:p>
    <w:p w14:paraId="6B69C0CB" w14:textId="77777777" w:rsidR="007E4A2C" w:rsidRPr="007E4A2C" w:rsidRDefault="00093A5C" w:rsidP="007E4A2C">
      <w:pPr>
        <w:rPr>
          <w:lang w:eastAsia="ru-RU"/>
        </w:rPr>
      </w:pPr>
      <w:r w:rsidRPr="00093A5C">
        <w:rPr>
          <w:rFonts w:ascii="inherit" w:hAnsi="inherit"/>
          <w:lang w:val="en-US" w:eastAsia="ru-RU"/>
        </w:rPr>
        <w:t> </w:t>
      </w:r>
      <w:r w:rsidR="007E4A2C" w:rsidRPr="007E4A2C">
        <w:rPr>
          <w:lang w:eastAsia="ru-RU"/>
        </w:rPr>
        <w:t xml:space="preserve">Напомним, что строка 61 в исходном коде </w:t>
      </w:r>
      <w:r w:rsidR="007E4A2C" w:rsidRPr="007E4A2C">
        <w:rPr>
          <w:lang w:val="en-US" w:eastAsia="ru-RU"/>
        </w:rPr>
        <w:t>C</w:t>
      </w:r>
      <w:r w:rsidR="007E4A2C" w:rsidRPr="007E4A2C">
        <w:rPr>
          <w:lang w:eastAsia="ru-RU"/>
        </w:rPr>
        <w:t xml:space="preserve"> выполняет побитовую операцию </w:t>
      </w:r>
      <w:r w:rsidR="007E4A2C" w:rsidRPr="007E4A2C">
        <w:rPr>
          <w:lang w:val="en-US" w:eastAsia="ru-RU"/>
        </w:rPr>
        <w:t>OR</w:t>
      </w:r>
      <w:r w:rsidR="007E4A2C" w:rsidRPr="007E4A2C">
        <w:rPr>
          <w:lang w:eastAsia="ru-RU"/>
        </w:rPr>
        <w:t xml:space="preserve"> с регистром </w:t>
      </w:r>
      <w:r w:rsidR="007E4A2C" w:rsidRPr="00093A5C">
        <w:rPr>
          <w:rFonts w:ascii="Courier New" w:hAnsi="Courier New" w:cs="Courier New"/>
          <w:b/>
          <w:bCs/>
          <w:lang w:val="en-US" w:eastAsia="ru-RU"/>
        </w:rPr>
        <w:t>output</w:t>
      </w:r>
      <w:r w:rsidR="007E4A2C">
        <w:rPr>
          <w:rFonts w:ascii="Courier New" w:hAnsi="Courier New" w:cs="Courier New"/>
          <w:b/>
          <w:bCs/>
          <w:lang w:eastAsia="ru-RU"/>
        </w:rPr>
        <w:t>_</w:t>
      </w:r>
      <w:proofErr w:type="spellStart"/>
      <w:r w:rsidR="007E4A2C">
        <w:rPr>
          <w:rFonts w:ascii="Courier New" w:hAnsi="Courier New" w:cs="Courier New"/>
          <w:b/>
          <w:bCs/>
          <w:lang w:val="en-US" w:eastAsia="ru-RU"/>
        </w:rPr>
        <w:t>en</w:t>
      </w:r>
      <w:proofErr w:type="spellEnd"/>
      <w:r w:rsidR="007E4A2C" w:rsidRPr="007E4A2C">
        <w:rPr>
          <w:lang w:eastAsia="ru-RU"/>
        </w:rPr>
        <w:t xml:space="preserve"> с маской в параметре </w:t>
      </w:r>
      <w:r w:rsidR="007E4A2C" w:rsidRPr="00093A5C">
        <w:rPr>
          <w:rFonts w:ascii="Courier New" w:hAnsi="Courier New" w:cs="Courier New"/>
          <w:b/>
          <w:bCs/>
          <w:lang w:val="en-US" w:eastAsia="ru-RU"/>
        </w:rPr>
        <w:t>source</w:t>
      </w:r>
      <w:r w:rsidR="007E4A2C" w:rsidRPr="007E4A2C">
        <w:rPr>
          <w:lang w:eastAsia="ru-RU"/>
        </w:rPr>
        <w:t xml:space="preserve">. Посмотрите на представление переменных слева: Значение </w:t>
      </w:r>
      <w:r w:rsidR="007E4A2C" w:rsidRPr="007E4A2C">
        <w:rPr>
          <w:lang w:val="en-US" w:eastAsia="ru-RU"/>
        </w:rPr>
        <w:t>source</w:t>
      </w:r>
      <w:r w:rsidR="007E4A2C" w:rsidRPr="007E4A2C">
        <w:rPr>
          <w:lang w:eastAsia="ru-RU"/>
        </w:rPr>
        <w:t xml:space="preserve"> равно </w:t>
      </w:r>
      <w:r w:rsidR="007E4A2C" w:rsidRPr="007E4A2C">
        <w:rPr>
          <w:rFonts w:ascii="Courier New" w:hAnsi="Courier New" w:cs="Courier New"/>
          <w:b/>
          <w:bCs/>
          <w:lang w:eastAsia="ru-RU"/>
        </w:rPr>
        <w:t>0</w:t>
      </w:r>
      <w:r w:rsidR="007E4A2C" w:rsidRPr="00093A5C">
        <w:rPr>
          <w:rFonts w:ascii="Courier New" w:hAnsi="Courier New" w:cs="Courier New"/>
          <w:b/>
          <w:bCs/>
          <w:lang w:val="en-US" w:eastAsia="ru-RU"/>
        </w:rPr>
        <w:t>x</w:t>
      </w:r>
      <w:r w:rsidR="007E4A2C" w:rsidRPr="007E4A2C">
        <w:rPr>
          <w:rFonts w:ascii="Courier New" w:hAnsi="Courier New" w:cs="Courier New"/>
          <w:b/>
          <w:bCs/>
          <w:lang w:eastAsia="ru-RU"/>
        </w:rPr>
        <w:t>20</w:t>
      </w:r>
      <w:r w:rsidR="007E4A2C" w:rsidRPr="007E4A2C">
        <w:rPr>
          <w:lang w:eastAsia="ru-RU"/>
        </w:rPr>
        <w:t xml:space="preserve">. Это </w:t>
      </w:r>
      <w:r w:rsidR="007E4A2C" w:rsidRPr="007E4A2C">
        <w:rPr>
          <w:rFonts w:ascii="Courier New" w:hAnsi="Courier New" w:cs="Courier New"/>
          <w:b/>
          <w:bCs/>
          <w:lang w:eastAsia="ru-RU"/>
        </w:rPr>
        <w:t>100000</w:t>
      </w:r>
      <w:r w:rsidR="007E4A2C" w:rsidRPr="00093A5C">
        <w:rPr>
          <w:lang w:val="en-US" w:eastAsia="ru-RU"/>
        </w:rPr>
        <w:t> </w:t>
      </w:r>
      <w:r w:rsidR="007E4A2C" w:rsidRPr="007E4A2C">
        <w:rPr>
          <w:lang w:eastAsia="ru-RU"/>
        </w:rPr>
        <w:t xml:space="preserve">в двоичном формате (маска с 1 в бите 5 и 0 в других), что именно то, что нам нужно, чтобы включить выходной буфер для вывода 5 в </w:t>
      </w:r>
      <w:r w:rsidR="007E4A2C" w:rsidRPr="00093A5C">
        <w:rPr>
          <w:rFonts w:ascii="Courier New" w:hAnsi="Courier New" w:cs="Courier New"/>
          <w:b/>
          <w:bCs/>
          <w:lang w:val="en-US" w:eastAsia="ru-RU"/>
        </w:rPr>
        <w:t>GPIO</w:t>
      </w:r>
      <w:r w:rsidR="007E4A2C" w:rsidRPr="007E4A2C">
        <w:rPr>
          <w:rFonts w:ascii="Courier New" w:hAnsi="Courier New" w:cs="Courier New"/>
          <w:b/>
          <w:bCs/>
          <w:lang w:eastAsia="ru-RU"/>
        </w:rPr>
        <w:t>0</w:t>
      </w:r>
      <w:r w:rsidR="007E4A2C" w:rsidRPr="007E4A2C">
        <w:rPr>
          <w:lang w:eastAsia="ru-RU"/>
        </w:rPr>
        <w:t>.</w:t>
      </w:r>
    </w:p>
    <w:p w14:paraId="531616E5" w14:textId="4EBE2AE5" w:rsidR="007E4A2C" w:rsidRPr="00DF248F" w:rsidRDefault="007E4A2C" w:rsidP="00093A5C">
      <w:pPr>
        <w:rPr>
          <w:lang w:eastAsia="ru-RU"/>
        </w:rPr>
      </w:pPr>
      <w:r w:rsidRPr="007E4A2C">
        <w:rPr>
          <w:lang w:eastAsia="ru-RU"/>
        </w:rPr>
        <w:t xml:space="preserve">Справа у нас есть множество инструкций по сборке, которые реализуют эту простую операцию. Опять же, использование функций для этого может оказаться затратным, поскольку переменные и аргументы должны быть извлечены. Этот заключительный шаг выполняется в 8 </w:t>
      </w:r>
      <w:r w:rsidR="00DF248F">
        <w:rPr>
          <w:lang w:eastAsia="ru-RU"/>
        </w:rPr>
        <w:t>командах</w:t>
      </w:r>
      <w:r w:rsidRPr="007E4A2C">
        <w:rPr>
          <w:lang w:eastAsia="ru-RU"/>
        </w:rPr>
        <w:t xml:space="preserve"> по сборке </w:t>
      </w:r>
      <w:r w:rsidRPr="007E4A2C">
        <w:rPr>
          <w:lang w:val="en-US" w:eastAsia="ru-RU"/>
        </w:rPr>
        <w:t>RISC</w:t>
      </w:r>
      <w:r w:rsidRPr="007E4A2C">
        <w:rPr>
          <w:lang w:eastAsia="ru-RU"/>
        </w:rPr>
        <w:t>-</w:t>
      </w:r>
      <w:r w:rsidRPr="007E4A2C">
        <w:rPr>
          <w:lang w:val="en-US" w:eastAsia="ru-RU"/>
        </w:rPr>
        <w:t>V</w:t>
      </w:r>
      <w:r w:rsidRPr="007E4A2C">
        <w:rPr>
          <w:lang w:eastAsia="ru-RU"/>
        </w:rPr>
        <w:t xml:space="preserve">. </w:t>
      </w:r>
      <w:r w:rsidRPr="00DF248F">
        <w:rPr>
          <w:lang w:eastAsia="ru-RU"/>
        </w:rPr>
        <w:t xml:space="preserve">Вы </w:t>
      </w:r>
      <w:r w:rsidR="00DF248F">
        <w:rPr>
          <w:lang w:eastAsia="ru-RU"/>
        </w:rPr>
        <w:t>со</w:t>
      </w:r>
      <w:r w:rsidR="00DF248F" w:rsidRPr="00DF248F">
        <w:rPr>
          <w:lang w:eastAsia="ru-RU"/>
        </w:rPr>
        <w:t xml:space="preserve">считали </w:t>
      </w:r>
      <w:r w:rsidRPr="00DF248F">
        <w:rPr>
          <w:lang w:eastAsia="ru-RU"/>
        </w:rPr>
        <w:t xml:space="preserve">все </w:t>
      </w:r>
      <w:r w:rsidR="00DF248F">
        <w:rPr>
          <w:lang w:eastAsia="ru-RU"/>
        </w:rPr>
        <w:t>команды</w:t>
      </w:r>
      <w:r w:rsidR="00DF248F" w:rsidRPr="00DF248F">
        <w:rPr>
          <w:lang w:eastAsia="ru-RU"/>
        </w:rPr>
        <w:t xml:space="preserve"> </w:t>
      </w:r>
      <w:r w:rsidRPr="00DF248F">
        <w:rPr>
          <w:lang w:eastAsia="ru-RU"/>
        </w:rPr>
        <w:t>до этого момента?</w:t>
      </w:r>
    </w:p>
    <w:p w14:paraId="11791F71" w14:textId="77777777" w:rsidR="00093A5C" w:rsidRDefault="007E4A2C" w:rsidP="00093A5C">
      <w:r w:rsidRPr="007E4A2C">
        <w:lastRenderedPageBreak/>
        <w:t xml:space="preserve">Теперь мы подтвердили, что </w:t>
      </w:r>
      <w:r w:rsidRPr="00093A5C">
        <w:rPr>
          <w:rFonts w:ascii="Courier New" w:hAnsi="Courier New" w:cs="Courier New"/>
          <w:b/>
          <w:bCs/>
          <w:lang w:val="en-US" w:eastAsia="ru-RU"/>
        </w:rPr>
        <w:t>output</w:t>
      </w:r>
      <w:r>
        <w:rPr>
          <w:rFonts w:ascii="Courier New" w:hAnsi="Courier New" w:cs="Courier New"/>
          <w:b/>
          <w:bCs/>
          <w:lang w:eastAsia="ru-RU"/>
        </w:rPr>
        <w:t>_</w:t>
      </w:r>
      <w:proofErr w:type="spellStart"/>
      <w:r>
        <w:rPr>
          <w:rFonts w:ascii="Courier New" w:hAnsi="Courier New" w:cs="Courier New"/>
          <w:b/>
          <w:bCs/>
          <w:lang w:val="en-US" w:eastAsia="ru-RU"/>
        </w:rPr>
        <w:t>en</w:t>
      </w:r>
      <w:proofErr w:type="spellEnd"/>
      <w:r w:rsidRPr="007E4A2C">
        <w:t xml:space="preserve"> действительно </w:t>
      </w:r>
      <w:r>
        <w:t>высокоактивен</w:t>
      </w:r>
      <w:r w:rsidRPr="007E4A2C">
        <w:t>, засвидетельствовав это во время выполнения.</w:t>
      </w:r>
    </w:p>
    <w:p w14:paraId="6EB7FA21" w14:textId="77777777" w:rsidR="00972F5B" w:rsidRPr="00EF2A88" w:rsidRDefault="00EF2A88" w:rsidP="00972F5B">
      <w:pPr>
        <w:pStyle w:val="Heading2"/>
        <w:rPr>
          <w:sz w:val="48"/>
        </w:rPr>
      </w:pPr>
      <w:bookmarkStart w:id="11" w:name="_Toc152498883"/>
      <w:r>
        <w:t>Правда ли нам нужна библиотека</w:t>
      </w:r>
      <w:r w:rsidRPr="00EF2A88">
        <w:t xml:space="preserve"> </w:t>
      </w:r>
      <w:r>
        <w:rPr>
          <w:lang w:val="en-US"/>
        </w:rPr>
        <w:t>Freedom</w:t>
      </w:r>
      <w:r w:rsidRPr="00EF2A88">
        <w:t xml:space="preserve"> </w:t>
      </w:r>
      <w:r>
        <w:rPr>
          <w:lang w:val="en-US"/>
        </w:rPr>
        <w:t>Metal</w:t>
      </w:r>
      <w:r w:rsidR="00972F5B" w:rsidRPr="00EF2A88">
        <w:t>?</w:t>
      </w:r>
      <w:bookmarkEnd w:id="11"/>
    </w:p>
    <w:p w14:paraId="2303BA27" w14:textId="77777777" w:rsidR="00972F5B" w:rsidRPr="00972F5B" w:rsidRDefault="00972F5B" w:rsidP="00972F5B">
      <w:pPr>
        <w:rPr>
          <w:lang w:eastAsia="ru-RU"/>
        </w:rPr>
      </w:pPr>
      <w:r w:rsidRPr="00972F5B">
        <w:rPr>
          <w:lang w:eastAsia="ru-RU"/>
        </w:rPr>
        <w:t xml:space="preserve">Вся структура библиотеки </w:t>
      </w:r>
      <w:r w:rsidRPr="00972F5B">
        <w:rPr>
          <w:lang w:val="en-US" w:eastAsia="ru-RU"/>
        </w:rPr>
        <w:t>Freedom</w:t>
      </w:r>
      <w:r w:rsidRPr="00972F5B">
        <w:rPr>
          <w:lang w:eastAsia="ru-RU"/>
        </w:rPr>
        <w:t xml:space="preserve"> </w:t>
      </w:r>
      <w:r w:rsidRPr="00972F5B">
        <w:rPr>
          <w:lang w:val="en-US" w:eastAsia="ru-RU"/>
        </w:rPr>
        <w:t>Metal</w:t>
      </w:r>
      <w:r w:rsidRPr="00972F5B">
        <w:rPr>
          <w:lang w:eastAsia="ru-RU"/>
        </w:rPr>
        <w:t xml:space="preserve">, которую вы только что видели, может показаться немного избыточной для набора регистров, к которым вы можете получить доступ (в конце концов, </w:t>
      </w:r>
      <w:r w:rsidRPr="00972F5B">
        <w:rPr>
          <w:rFonts w:ascii="Courier New" w:hAnsi="Courier New" w:cs="Courier New"/>
          <w:b/>
          <w:bCs/>
          <w:lang w:val="en-US" w:eastAsia="ru-RU"/>
        </w:rPr>
        <w:t>output</w:t>
      </w:r>
      <w:r w:rsidRPr="00972F5B">
        <w:rPr>
          <w:rFonts w:ascii="Courier New" w:hAnsi="Courier New" w:cs="Courier New"/>
          <w:b/>
          <w:bCs/>
          <w:lang w:eastAsia="ru-RU"/>
        </w:rPr>
        <w:t>_</w:t>
      </w:r>
      <w:proofErr w:type="spellStart"/>
      <w:r w:rsidRPr="00972F5B">
        <w:rPr>
          <w:rFonts w:ascii="Courier New" w:hAnsi="Courier New" w:cs="Courier New"/>
          <w:b/>
          <w:bCs/>
          <w:lang w:val="en-US" w:eastAsia="ru-RU"/>
        </w:rPr>
        <w:t>en</w:t>
      </w:r>
      <w:proofErr w:type="spellEnd"/>
      <w:r w:rsidRPr="00972F5B">
        <w:rPr>
          <w:lang w:eastAsia="ru-RU"/>
        </w:rPr>
        <w:t xml:space="preserve"> находится по адресу </w:t>
      </w:r>
      <w:r w:rsidRPr="00972F5B">
        <w:rPr>
          <w:rFonts w:ascii="Courier New" w:hAnsi="Courier New" w:cs="Courier New"/>
          <w:b/>
          <w:bCs/>
          <w:lang w:eastAsia="ru-RU"/>
        </w:rPr>
        <w:t>0</w:t>
      </w:r>
      <w:r w:rsidRPr="00972F5B">
        <w:rPr>
          <w:rFonts w:ascii="Courier New" w:hAnsi="Courier New" w:cs="Courier New"/>
          <w:b/>
          <w:bCs/>
          <w:lang w:val="en-US" w:eastAsia="ru-RU"/>
        </w:rPr>
        <w:t>x</w:t>
      </w:r>
      <w:r w:rsidRPr="00972F5B">
        <w:rPr>
          <w:rFonts w:ascii="Courier New" w:hAnsi="Courier New" w:cs="Courier New"/>
          <w:b/>
          <w:bCs/>
          <w:lang w:eastAsia="ru-RU"/>
        </w:rPr>
        <w:t>10012008</w:t>
      </w:r>
      <w:r w:rsidRPr="00972F5B">
        <w:rPr>
          <w:lang w:eastAsia="ru-RU"/>
        </w:rPr>
        <w:t>), но эта чрезвычайно модульная конструкция создана ради гибкости и переносимости.</w:t>
      </w:r>
    </w:p>
    <w:p w14:paraId="61092EE0" w14:textId="77777777" w:rsidR="00972F5B" w:rsidRPr="00DF248F" w:rsidRDefault="00972F5B" w:rsidP="00972F5B">
      <w:pPr>
        <w:rPr>
          <w:lang w:eastAsia="ru-RU"/>
        </w:rPr>
      </w:pPr>
      <w:r w:rsidRPr="00972F5B">
        <w:rPr>
          <w:lang w:eastAsia="ru-RU"/>
        </w:rPr>
        <w:t xml:space="preserve">Что еще более важно, весь процесс определения местоположения регистров и функций обычно выполняется компилятором один раз. </w:t>
      </w:r>
      <w:r w:rsidRPr="00DF248F">
        <w:rPr>
          <w:lang w:eastAsia="ru-RU"/>
        </w:rPr>
        <w:t xml:space="preserve">Однако это не относится к библиотеке </w:t>
      </w:r>
      <w:r w:rsidRPr="00972F5B">
        <w:rPr>
          <w:lang w:val="en-US" w:eastAsia="ru-RU"/>
        </w:rPr>
        <w:t>Freedom</w:t>
      </w:r>
      <w:r w:rsidRPr="00DF248F">
        <w:rPr>
          <w:lang w:eastAsia="ru-RU"/>
        </w:rPr>
        <w:t xml:space="preserve"> </w:t>
      </w:r>
      <w:r w:rsidRPr="00972F5B">
        <w:rPr>
          <w:lang w:val="en-US" w:eastAsia="ru-RU"/>
        </w:rPr>
        <w:t>Metal</w:t>
      </w:r>
      <w:r w:rsidRPr="00DF248F">
        <w:rPr>
          <w:lang w:eastAsia="ru-RU"/>
        </w:rPr>
        <w:t>, где большинство этих функций встроены и преобразуются компилятором в код на ассемблере.</w:t>
      </w:r>
    </w:p>
    <w:p w14:paraId="385836DE" w14:textId="77777777" w:rsidR="00972F5B" w:rsidRDefault="00972F5B" w:rsidP="00972F5B">
      <w:pPr>
        <w:rPr>
          <w:lang w:eastAsia="ru-RU"/>
        </w:rPr>
      </w:pPr>
      <w:r w:rsidRPr="00972F5B">
        <w:rPr>
          <w:lang w:eastAsia="ru-RU"/>
        </w:rPr>
        <w:t>С другой стороны, это не влечет за собой значительных накладных расходов (в конечном итоге все сводится к нескольким косвенным указаниям и вызовам функций), и конечное приложение в конечном итоге получит наиболее эффективный машинный код, который может создать компилятор.</w:t>
      </w:r>
    </w:p>
    <w:p w14:paraId="2B3DC747" w14:textId="77777777" w:rsidR="00972F5B" w:rsidRDefault="00972F5B" w:rsidP="00972F5B">
      <w:pPr>
        <w:rPr>
          <w:lang w:eastAsia="ru-RU"/>
        </w:rPr>
      </w:pPr>
      <w:r w:rsidRPr="00972F5B">
        <w:rPr>
          <w:lang w:eastAsia="ru-RU"/>
        </w:rPr>
        <w:t xml:space="preserve">Итак, суть в том, что вам, вероятно, лучше воспользоваться библиотекой </w:t>
      </w:r>
      <w:r w:rsidRPr="00972F5B">
        <w:rPr>
          <w:lang w:val="en-US" w:eastAsia="ru-RU"/>
        </w:rPr>
        <w:t>Freedom</w:t>
      </w:r>
      <w:r w:rsidRPr="00972F5B">
        <w:rPr>
          <w:lang w:eastAsia="ru-RU"/>
        </w:rPr>
        <w:t xml:space="preserve"> </w:t>
      </w:r>
      <w:r w:rsidRPr="00972F5B">
        <w:rPr>
          <w:lang w:val="en-US" w:eastAsia="ru-RU"/>
        </w:rPr>
        <w:t>Metal</w:t>
      </w:r>
      <w:r w:rsidRPr="00972F5B">
        <w:rPr>
          <w:lang w:eastAsia="ru-RU"/>
        </w:rPr>
        <w:t xml:space="preserve"> или любой другой официальной библиотекой, если уж на то пошло.</w:t>
      </w:r>
    </w:p>
    <w:p w14:paraId="7C12C675" w14:textId="77777777" w:rsidR="00972F5B" w:rsidRPr="00DF248F" w:rsidRDefault="00972F5B" w:rsidP="00972F5B">
      <w:pPr>
        <w:rPr>
          <w:lang w:eastAsia="ru-RU"/>
        </w:rPr>
      </w:pPr>
      <w:r w:rsidRPr="00972F5B">
        <w:rPr>
          <w:lang w:eastAsia="ru-RU"/>
        </w:rPr>
        <w:t xml:space="preserve">Тем не менее, давайте подумаем о создании вашего собственного кода на основе того, что мы узнали из руководства пользователя. </w:t>
      </w:r>
      <w:r w:rsidRPr="00DF248F">
        <w:rPr>
          <w:lang w:eastAsia="ru-RU"/>
        </w:rPr>
        <w:t>Мы должны делать это ради максимальной эффективности и нулевой терпимости к накладным расходам.</w:t>
      </w:r>
    </w:p>
    <w:p w14:paraId="77546445" w14:textId="77777777" w:rsidR="00972F5B" w:rsidRPr="00972F5B" w:rsidRDefault="00972F5B" w:rsidP="00972F5B">
      <w:pPr>
        <w:rPr>
          <w:lang w:eastAsia="ru-RU"/>
        </w:rPr>
      </w:pPr>
      <w:r w:rsidRPr="00972F5B">
        <w:rPr>
          <w:lang w:eastAsia="ru-RU"/>
        </w:rPr>
        <w:t xml:space="preserve">Возьмем строку 58 в исходном файле </w:t>
      </w:r>
      <w:r w:rsidRPr="00972F5B">
        <w:rPr>
          <w:rFonts w:ascii="Courier New" w:hAnsi="Courier New" w:cs="Courier New"/>
          <w:b/>
          <w:bCs/>
          <w:color w:val="993300"/>
          <w:lang w:val="en-US" w:eastAsia="ru-RU"/>
        </w:rPr>
        <w:t>hello</w:t>
      </w:r>
      <w:r w:rsidRPr="00972F5B">
        <w:rPr>
          <w:rFonts w:ascii="Courier New" w:hAnsi="Courier New" w:cs="Courier New"/>
          <w:b/>
          <w:bCs/>
          <w:color w:val="993300"/>
          <w:lang w:eastAsia="ru-RU"/>
        </w:rPr>
        <w:t>.</w:t>
      </w:r>
      <w:r w:rsidRPr="00972F5B">
        <w:rPr>
          <w:rFonts w:ascii="Courier New" w:hAnsi="Courier New" w:cs="Courier New"/>
          <w:b/>
          <w:bCs/>
          <w:color w:val="993300"/>
          <w:lang w:val="en-US" w:eastAsia="ru-RU"/>
        </w:rPr>
        <w:t>c</w:t>
      </w:r>
      <w:r w:rsidRPr="00972F5B">
        <w:rPr>
          <w:lang w:eastAsia="ru-RU"/>
        </w:rPr>
        <w:t xml:space="preserve"> нашего проекта </w:t>
      </w:r>
      <w:r w:rsidRPr="00972F5B">
        <w:rPr>
          <w:lang w:val="en-US" w:eastAsia="ru-RU"/>
        </w:rPr>
        <w:t>Blinky</w:t>
      </w:r>
      <w:r w:rsidRPr="00972F5B">
        <w:rPr>
          <w:lang w:eastAsia="ru-RU"/>
        </w:rPr>
        <w:t xml:space="preserve"> и посмотрим, сможем ли мы придумать краткий фрагмент кода в качестве замены. Это функция, в которую мы углубились (дважды):</w:t>
      </w:r>
    </w:p>
    <w:p w14:paraId="7B97AF50" w14:textId="77777777" w:rsidR="00972F5B" w:rsidRPr="000753EB" w:rsidRDefault="00972F5B" w:rsidP="00972F5B">
      <w:pPr>
        <w:rPr>
          <w:lang w:eastAsia="ru-RU"/>
        </w:rPr>
      </w:pPr>
      <w:r w:rsidRPr="00972F5B">
        <w:rPr>
          <w:rFonts w:ascii="Courier New" w:hAnsi="Courier New" w:cs="Courier New"/>
          <w:b/>
          <w:bCs/>
          <w:lang w:val="en-US" w:eastAsia="ru-RU"/>
        </w:rPr>
        <w:t>metal</w:t>
      </w:r>
      <w:r w:rsidRPr="000753EB">
        <w:rPr>
          <w:rFonts w:ascii="Courier New" w:hAnsi="Courier New" w:cs="Courier New"/>
          <w:b/>
          <w:bCs/>
          <w:lang w:eastAsia="ru-RU"/>
        </w:rPr>
        <w:t>_</w:t>
      </w:r>
      <w:proofErr w:type="spellStart"/>
      <w:r w:rsidRPr="00972F5B">
        <w:rPr>
          <w:rFonts w:ascii="Courier New" w:hAnsi="Courier New" w:cs="Courier New"/>
          <w:b/>
          <w:bCs/>
          <w:lang w:val="en-US" w:eastAsia="ru-RU"/>
        </w:rPr>
        <w:t>gpio</w:t>
      </w:r>
      <w:proofErr w:type="spellEnd"/>
      <w:r w:rsidRPr="000753EB">
        <w:rPr>
          <w:rFonts w:ascii="Courier New" w:hAnsi="Courier New" w:cs="Courier New"/>
          <w:b/>
          <w:bCs/>
          <w:lang w:eastAsia="ru-RU"/>
        </w:rPr>
        <w:t>_</w:t>
      </w:r>
      <w:r w:rsidRPr="00972F5B">
        <w:rPr>
          <w:rFonts w:ascii="Courier New" w:hAnsi="Courier New" w:cs="Courier New"/>
          <w:b/>
          <w:bCs/>
          <w:lang w:val="en-US" w:eastAsia="ru-RU"/>
        </w:rPr>
        <w:t>enable</w:t>
      </w:r>
      <w:r w:rsidRPr="000753EB">
        <w:rPr>
          <w:rFonts w:ascii="Courier New" w:hAnsi="Courier New" w:cs="Courier New"/>
          <w:b/>
          <w:bCs/>
          <w:lang w:eastAsia="ru-RU"/>
        </w:rPr>
        <w:t>_</w:t>
      </w:r>
      <w:r w:rsidRPr="00972F5B">
        <w:rPr>
          <w:rFonts w:ascii="Courier New" w:hAnsi="Courier New" w:cs="Courier New"/>
          <w:b/>
          <w:bCs/>
          <w:lang w:val="en-US" w:eastAsia="ru-RU"/>
        </w:rPr>
        <w:t>output</w:t>
      </w:r>
      <w:r w:rsidRPr="000753EB">
        <w:rPr>
          <w:rFonts w:ascii="Courier New" w:hAnsi="Courier New" w:cs="Courier New"/>
          <w:b/>
          <w:bCs/>
          <w:lang w:eastAsia="ru-RU"/>
        </w:rPr>
        <w:t>(</w:t>
      </w:r>
      <w:r w:rsidRPr="00972F5B">
        <w:rPr>
          <w:rFonts w:ascii="Courier New" w:hAnsi="Courier New" w:cs="Courier New"/>
          <w:b/>
          <w:bCs/>
          <w:lang w:val="en-US" w:eastAsia="ru-RU"/>
        </w:rPr>
        <w:t>led</w:t>
      </w:r>
      <w:r w:rsidRPr="000753EB">
        <w:rPr>
          <w:rFonts w:ascii="Courier New" w:hAnsi="Courier New" w:cs="Courier New"/>
          <w:b/>
          <w:bCs/>
          <w:lang w:eastAsia="ru-RU"/>
        </w:rPr>
        <w:t>0, 5);</w:t>
      </w:r>
    </w:p>
    <w:p w14:paraId="052D80D5" w14:textId="77777777" w:rsidR="00972F5B" w:rsidRPr="00972F5B" w:rsidRDefault="00972F5B" w:rsidP="00972F5B">
      <w:pPr>
        <w:rPr>
          <w:lang w:eastAsia="ru-RU"/>
        </w:rPr>
      </w:pPr>
      <w:r w:rsidRPr="00972F5B">
        <w:rPr>
          <w:lang w:eastAsia="ru-RU"/>
        </w:rPr>
        <w:t xml:space="preserve">Что ж, поскольку мы знаем, что хотим записать логическое значение 1 для адреса </w:t>
      </w:r>
      <w:r w:rsidRPr="00972F5B">
        <w:rPr>
          <w:rFonts w:ascii="Courier New" w:hAnsi="Courier New" w:cs="Courier New"/>
          <w:b/>
          <w:bCs/>
          <w:lang w:eastAsia="ru-RU"/>
        </w:rPr>
        <w:t>0</w:t>
      </w:r>
      <w:r w:rsidRPr="00972F5B">
        <w:rPr>
          <w:rFonts w:ascii="Courier New" w:hAnsi="Courier New" w:cs="Courier New"/>
          <w:b/>
          <w:bCs/>
          <w:lang w:val="en-US" w:eastAsia="ru-RU"/>
        </w:rPr>
        <w:t>x</w:t>
      </w:r>
      <w:r w:rsidRPr="00972F5B">
        <w:rPr>
          <w:rFonts w:ascii="Courier New" w:hAnsi="Courier New" w:cs="Courier New"/>
          <w:b/>
          <w:bCs/>
          <w:lang w:eastAsia="ru-RU"/>
        </w:rPr>
        <w:t>10012008</w:t>
      </w:r>
      <w:r w:rsidRPr="00972F5B">
        <w:rPr>
          <w:lang w:eastAsia="ru-RU"/>
        </w:rPr>
        <w:t xml:space="preserve">, давайте сделаем именно это. Удалив точку </w:t>
      </w:r>
      <w:r w:rsidR="00EF2A88">
        <w:rPr>
          <w:lang w:eastAsia="ru-RU"/>
        </w:rPr>
        <w:t>прерывания</w:t>
      </w:r>
      <w:r w:rsidRPr="00972F5B">
        <w:rPr>
          <w:lang w:eastAsia="ru-RU"/>
        </w:rPr>
        <w:t xml:space="preserve"> из строки 58 и закомментировав эту строку, мы можем использовать следующую строку для замены:</w:t>
      </w:r>
    </w:p>
    <w:p w14:paraId="3DB42D17" w14:textId="77777777" w:rsidR="00972F5B" w:rsidRPr="00DF248F" w:rsidRDefault="00972F5B" w:rsidP="00972F5B">
      <w:pPr>
        <w:rPr>
          <w:lang w:eastAsia="ru-RU"/>
        </w:rPr>
      </w:pPr>
      <w:r w:rsidRPr="00DF248F">
        <w:rPr>
          <w:rFonts w:ascii="Courier New" w:hAnsi="Courier New" w:cs="Courier New"/>
          <w:b/>
          <w:bCs/>
          <w:lang w:eastAsia="ru-RU"/>
        </w:rPr>
        <w:t>*((</w:t>
      </w:r>
      <w:proofErr w:type="spellStart"/>
      <w:r w:rsidRPr="00972F5B">
        <w:rPr>
          <w:rFonts w:ascii="Courier New" w:hAnsi="Courier New" w:cs="Courier New"/>
          <w:b/>
          <w:bCs/>
          <w:lang w:val="en-US" w:eastAsia="ru-RU"/>
        </w:rPr>
        <w:t>uint</w:t>
      </w:r>
      <w:proofErr w:type="spellEnd"/>
      <w:r w:rsidRPr="00DF248F">
        <w:rPr>
          <w:rFonts w:ascii="Courier New" w:hAnsi="Courier New" w:cs="Courier New"/>
          <w:b/>
          <w:bCs/>
          <w:lang w:eastAsia="ru-RU"/>
        </w:rPr>
        <w:t>32_</w:t>
      </w:r>
      <w:r w:rsidRPr="00972F5B">
        <w:rPr>
          <w:rFonts w:ascii="Courier New" w:hAnsi="Courier New" w:cs="Courier New"/>
          <w:b/>
          <w:bCs/>
          <w:lang w:val="en-US" w:eastAsia="ru-RU"/>
        </w:rPr>
        <w:t>t</w:t>
      </w:r>
      <w:r w:rsidRPr="00DF248F">
        <w:rPr>
          <w:rFonts w:ascii="Courier New" w:hAnsi="Courier New" w:cs="Courier New"/>
          <w:b/>
          <w:bCs/>
          <w:lang w:eastAsia="ru-RU"/>
        </w:rPr>
        <w:t xml:space="preserve"> *) 0</w:t>
      </w:r>
      <w:r w:rsidRPr="00972F5B">
        <w:rPr>
          <w:rFonts w:ascii="Courier New" w:hAnsi="Courier New" w:cs="Courier New"/>
          <w:b/>
          <w:bCs/>
          <w:lang w:val="en-US" w:eastAsia="ru-RU"/>
        </w:rPr>
        <w:t>x</w:t>
      </w:r>
      <w:r w:rsidRPr="00DF248F">
        <w:rPr>
          <w:rFonts w:ascii="Courier New" w:hAnsi="Courier New" w:cs="Courier New"/>
          <w:b/>
          <w:bCs/>
          <w:lang w:eastAsia="ru-RU"/>
        </w:rPr>
        <w:t>10012008) |= 0</w:t>
      </w:r>
      <w:r w:rsidRPr="00972F5B">
        <w:rPr>
          <w:rFonts w:ascii="Courier New" w:hAnsi="Courier New" w:cs="Courier New"/>
          <w:b/>
          <w:bCs/>
          <w:lang w:val="en-US" w:eastAsia="ru-RU"/>
        </w:rPr>
        <w:t>x</w:t>
      </w:r>
      <w:r w:rsidRPr="00DF248F">
        <w:rPr>
          <w:rFonts w:ascii="Courier New" w:hAnsi="Courier New" w:cs="Courier New"/>
          <w:b/>
          <w:bCs/>
          <w:lang w:eastAsia="ru-RU"/>
        </w:rPr>
        <w:t>20;</w:t>
      </w:r>
    </w:p>
    <w:p w14:paraId="4432B0A9" w14:textId="77777777" w:rsidR="00972F5B" w:rsidRPr="00972F5B" w:rsidRDefault="00972F5B" w:rsidP="00972F5B">
      <w:pPr>
        <w:rPr>
          <w:lang w:eastAsia="ru-RU"/>
        </w:rPr>
      </w:pPr>
      <w:r w:rsidRPr="00972F5B">
        <w:rPr>
          <w:lang w:eastAsia="ru-RU"/>
        </w:rPr>
        <w:t>Вот как это выглядит после добавления кода замены и точки прерывания:</w:t>
      </w:r>
      <w:r w:rsidRPr="00972F5B">
        <w:rPr>
          <w:rFonts w:ascii="inherit" w:hAnsi="inherit"/>
          <w:lang w:val="en-US" w:eastAsia="ru-RU"/>
        </w:rPr>
        <w:t> </w:t>
      </w:r>
    </w:p>
    <w:p w14:paraId="67B00D0C" w14:textId="77777777" w:rsidR="00972F5B" w:rsidRPr="00972F5B" w:rsidRDefault="00972F5B" w:rsidP="00972F5B">
      <w:pPr>
        <w:rPr>
          <w:lang w:eastAsia="ru-RU"/>
        </w:rPr>
      </w:pPr>
      <w:r w:rsidRPr="00972F5B">
        <w:rPr>
          <w:noProof/>
          <w:lang w:eastAsia="ru-RU"/>
        </w:rPr>
        <w:lastRenderedPageBreak/>
        <w:drawing>
          <wp:inline distT="0" distB="0" distL="0" distR="0" wp14:anchorId="21B8E5AB" wp14:editId="4D4F989A">
            <wp:extent cx="5715000" cy="1150620"/>
            <wp:effectExtent l="0" t="0" r="0" b="0"/>
            <wp:docPr id="17" name="Рисунок 17" descr="A screenshot showing the proposed replacement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showing the proposed replacement cod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1150620"/>
                    </a:xfrm>
                    <a:prstGeom prst="rect">
                      <a:avLst/>
                    </a:prstGeom>
                    <a:noFill/>
                    <a:ln>
                      <a:noFill/>
                    </a:ln>
                  </pic:spPr>
                </pic:pic>
              </a:graphicData>
            </a:graphic>
          </wp:inline>
        </w:drawing>
      </w:r>
      <w:r w:rsidRPr="00972F5B">
        <w:rPr>
          <w:lang w:eastAsia="ru-RU"/>
        </w:rPr>
        <w:br/>
      </w:r>
      <w:r w:rsidRPr="00972F5B">
        <w:rPr>
          <w:b/>
          <w:bCs/>
          <w:lang w:eastAsia="ru-RU"/>
        </w:rPr>
        <w:t>Код замены для включения вывода 5</w:t>
      </w:r>
    </w:p>
    <w:p w14:paraId="67F17467" w14:textId="77777777" w:rsidR="00972F5B" w:rsidRPr="00972F5B" w:rsidRDefault="00972F5B" w:rsidP="00972F5B">
      <w:pPr>
        <w:rPr>
          <w:lang w:eastAsia="ru-RU"/>
        </w:rPr>
      </w:pPr>
      <w:r w:rsidRPr="00972F5B">
        <w:rPr>
          <w:rFonts w:ascii="inherit" w:hAnsi="inherit"/>
          <w:lang w:val="en-US" w:eastAsia="ru-RU"/>
        </w:rPr>
        <w:t> </w:t>
      </w:r>
    </w:p>
    <w:p w14:paraId="350B749A" w14:textId="77777777" w:rsidR="00972F5B" w:rsidRPr="00972F5B" w:rsidRDefault="00972F5B" w:rsidP="00972F5B">
      <w:pPr>
        <w:rPr>
          <w:lang w:eastAsia="ru-RU"/>
        </w:rPr>
      </w:pPr>
      <w:r w:rsidRPr="00972F5B">
        <w:rPr>
          <w:lang w:eastAsia="ru-RU"/>
        </w:rPr>
        <w:t>Давайте попробуем это сделать. Вот отладчик непосредственно перед выполнением этой строки:</w:t>
      </w:r>
      <w:r w:rsidRPr="00972F5B">
        <w:rPr>
          <w:rFonts w:ascii="inherit" w:hAnsi="inherit"/>
          <w:lang w:val="en-US" w:eastAsia="ru-RU"/>
        </w:rPr>
        <w:t> </w:t>
      </w:r>
    </w:p>
    <w:p w14:paraId="138501FA" w14:textId="77777777" w:rsidR="00972F5B" w:rsidRPr="00972F5B" w:rsidRDefault="00972F5B" w:rsidP="00972F5B">
      <w:pPr>
        <w:rPr>
          <w:lang w:eastAsia="ru-RU"/>
        </w:rPr>
      </w:pPr>
      <w:r w:rsidRPr="00972F5B">
        <w:rPr>
          <w:noProof/>
          <w:lang w:eastAsia="ru-RU"/>
        </w:rPr>
        <w:drawing>
          <wp:inline distT="0" distB="0" distL="0" distR="0" wp14:anchorId="019E30BA" wp14:editId="3727DB26">
            <wp:extent cx="4937760" cy="1190000"/>
            <wp:effectExtent l="0" t="0" r="0" b="0"/>
            <wp:docPr id="16" name="Рисунок 16" descr="A screenshot showing the debugger halted and the disassembled code for the replacement code of inte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showing the debugger halted and the disassembled code for the replacement code of interes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88557" cy="1202242"/>
                    </a:xfrm>
                    <a:prstGeom prst="rect">
                      <a:avLst/>
                    </a:prstGeom>
                    <a:noFill/>
                    <a:ln>
                      <a:noFill/>
                    </a:ln>
                  </pic:spPr>
                </pic:pic>
              </a:graphicData>
            </a:graphic>
          </wp:inline>
        </w:drawing>
      </w:r>
      <w:r w:rsidRPr="00972F5B">
        <w:rPr>
          <w:lang w:eastAsia="ru-RU"/>
        </w:rPr>
        <w:br/>
      </w:r>
      <w:r w:rsidRPr="00972F5B">
        <w:rPr>
          <w:b/>
          <w:bCs/>
          <w:lang w:eastAsia="ru-RU"/>
        </w:rPr>
        <w:t>Отладчик остановился и дизассемблировал код для замены интересующего кода</w:t>
      </w:r>
    </w:p>
    <w:p w14:paraId="70A998FA" w14:textId="77777777" w:rsidR="00972F5B" w:rsidRPr="00972F5B" w:rsidRDefault="00972F5B" w:rsidP="00972F5B">
      <w:pPr>
        <w:rPr>
          <w:lang w:eastAsia="ru-RU"/>
        </w:rPr>
      </w:pPr>
      <w:r w:rsidRPr="00972F5B">
        <w:rPr>
          <w:rFonts w:ascii="inherit" w:hAnsi="inherit"/>
          <w:lang w:val="en-US" w:eastAsia="ru-RU"/>
        </w:rPr>
        <w:t> </w:t>
      </w:r>
    </w:p>
    <w:p w14:paraId="355EA1C3" w14:textId="77777777" w:rsidR="00972F5B" w:rsidRPr="00972F5B" w:rsidRDefault="00972F5B" w:rsidP="00972F5B">
      <w:pPr>
        <w:rPr>
          <w:lang w:eastAsia="ru-RU"/>
        </w:rPr>
      </w:pPr>
      <w:r w:rsidRPr="00972F5B">
        <w:rPr>
          <w:lang w:eastAsia="ru-RU"/>
        </w:rPr>
        <w:t xml:space="preserve">На этот раз обратите внимание на разборку. Все, что для этого требуется, - это 7 инструкций по сборке. Ну, первые две </w:t>
      </w:r>
      <w:r w:rsidR="00EF2A88">
        <w:rPr>
          <w:lang w:eastAsia="ru-RU"/>
        </w:rPr>
        <w:t>команды</w:t>
      </w:r>
      <w:r w:rsidRPr="00972F5B">
        <w:rPr>
          <w:lang w:eastAsia="ru-RU"/>
        </w:rPr>
        <w:t xml:space="preserve"> (</w:t>
      </w:r>
      <w:proofErr w:type="spellStart"/>
      <w:r w:rsidRPr="00972F5B">
        <w:rPr>
          <w:rFonts w:ascii="Courier New" w:hAnsi="Courier New" w:cs="Courier New"/>
          <w:b/>
          <w:bCs/>
          <w:lang w:val="en-US" w:eastAsia="ru-RU"/>
        </w:rPr>
        <w:t>lui</w:t>
      </w:r>
      <w:proofErr w:type="spellEnd"/>
      <w:r w:rsidRPr="00972F5B">
        <w:rPr>
          <w:lang w:eastAsia="ru-RU"/>
        </w:rPr>
        <w:t xml:space="preserve"> и </w:t>
      </w:r>
      <w:proofErr w:type="spellStart"/>
      <w:r w:rsidRPr="00972F5B">
        <w:rPr>
          <w:rFonts w:ascii="Courier New" w:hAnsi="Courier New" w:cs="Courier New"/>
          <w:b/>
          <w:bCs/>
          <w:lang w:val="en-US" w:eastAsia="ru-RU"/>
        </w:rPr>
        <w:t>addi</w:t>
      </w:r>
      <w:proofErr w:type="spellEnd"/>
      <w:r w:rsidRPr="00972F5B">
        <w:rPr>
          <w:lang w:eastAsia="ru-RU"/>
        </w:rPr>
        <w:t xml:space="preserve">) дублируются после инструкции </w:t>
      </w:r>
      <w:proofErr w:type="spellStart"/>
      <w:r w:rsidRPr="00972F5B">
        <w:rPr>
          <w:rFonts w:ascii="Courier New" w:hAnsi="Courier New" w:cs="Courier New"/>
          <w:b/>
          <w:bCs/>
          <w:lang w:val="en-US" w:eastAsia="ru-RU"/>
        </w:rPr>
        <w:t>lw</w:t>
      </w:r>
      <w:proofErr w:type="spellEnd"/>
      <w:r w:rsidRPr="00972F5B">
        <w:rPr>
          <w:lang w:eastAsia="ru-RU"/>
        </w:rPr>
        <w:t xml:space="preserve"> без видимой причины (посмотрите на </w:t>
      </w:r>
      <w:r w:rsidR="00EF2A88">
        <w:rPr>
          <w:lang w:eastAsia="ru-RU"/>
        </w:rPr>
        <w:t>команды</w:t>
      </w:r>
      <w:r w:rsidRPr="00972F5B">
        <w:rPr>
          <w:lang w:eastAsia="ru-RU"/>
        </w:rPr>
        <w:t xml:space="preserve"> по адресам, заканчивающимся на </w:t>
      </w:r>
      <w:r w:rsidRPr="00972F5B">
        <w:rPr>
          <w:rFonts w:ascii="Courier New" w:hAnsi="Courier New" w:cs="Courier New"/>
          <w:b/>
          <w:bCs/>
          <w:lang w:eastAsia="ru-RU"/>
        </w:rPr>
        <w:t>0</w:t>
      </w:r>
      <w:proofErr w:type="spellStart"/>
      <w:r w:rsidRPr="00972F5B">
        <w:rPr>
          <w:rFonts w:ascii="Courier New" w:hAnsi="Courier New" w:cs="Courier New"/>
          <w:b/>
          <w:bCs/>
          <w:lang w:val="en-US" w:eastAsia="ru-RU"/>
        </w:rPr>
        <w:t>xf</w:t>
      </w:r>
      <w:proofErr w:type="spellEnd"/>
      <w:r w:rsidRPr="00972F5B">
        <w:rPr>
          <w:rFonts w:ascii="Courier New" w:hAnsi="Courier New" w:cs="Courier New"/>
          <w:b/>
          <w:bCs/>
          <w:lang w:eastAsia="ru-RU"/>
        </w:rPr>
        <w:t>2</w:t>
      </w:r>
      <w:r w:rsidRPr="00972F5B">
        <w:rPr>
          <w:lang w:val="en-US" w:eastAsia="ru-RU"/>
        </w:rPr>
        <w:t> </w:t>
      </w:r>
      <w:r w:rsidRPr="00972F5B">
        <w:rPr>
          <w:lang w:eastAsia="ru-RU"/>
        </w:rPr>
        <w:t xml:space="preserve">и </w:t>
      </w:r>
      <w:r w:rsidRPr="00972F5B">
        <w:rPr>
          <w:rFonts w:ascii="Courier New" w:hAnsi="Courier New" w:cs="Courier New"/>
          <w:b/>
          <w:bCs/>
          <w:lang w:eastAsia="ru-RU"/>
        </w:rPr>
        <w:t>0</w:t>
      </w:r>
      <w:proofErr w:type="spellStart"/>
      <w:r w:rsidRPr="00972F5B">
        <w:rPr>
          <w:rFonts w:ascii="Courier New" w:hAnsi="Courier New" w:cs="Courier New"/>
          <w:b/>
          <w:bCs/>
          <w:lang w:val="en-US" w:eastAsia="ru-RU"/>
        </w:rPr>
        <w:t>xf</w:t>
      </w:r>
      <w:proofErr w:type="spellEnd"/>
      <w:r w:rsidRPr="00972F5B">
        <w:rPr>
          <w:rFonts w:ascii="Courier New" w:hAnsi="Courier New" w:cs="Courier New"/>
          <w:b/>
          <w:bCs/>
          <w:lang w:eastAsia="ru-RU"/>
        </w:rPr>
        <w:t>4</w:t>
      </w:r>
      <w:r w:rsidRPr="00972F5B">
        <w:rPr>
          <w:lang w:eastAsia="ru-RU"/>
        </w:rPr>
        <w:t xml:space="preserve">). Даже с этими двумя дублированными </w:t>
      </w:r>
      <w:r w:rsidR="00EF2A88">
        <w:rPr>
          <w:lang w:eastAsia="ru-RU"/>
        </w:rPr>
        <w:t>командами</w:t>
      </w:r>
      <w:r w:rsidRPr="00972F5B">
        <w:rPr>
          <w:lang w:eastAsia="ru-RU"/>
        </w:rPr>
        <w:t xml:space="preserve"> это намного быстрее, чем его аналог из библиотеки </w:t>
      </w:r>
      <w:r w:rsidRPr="00972F5B">
        <w:rPr>
          <w:lang w:val="en-US" w:eastAsia="ru-RU"/>
        </w:rPr>
        <w:t>Freedom</w:t>
      </w:r>
      <w:r w:rsidRPr="00972F5B">
        <w:rPr>
          <w:lang w:eastAsia="ru-RU"/>
        </w:rPr>
        <w:t xml:space="preserve"> </w:t>
      </w:r>
      <w:r w:rsidRPr="00972F5B">
        <w:rPr>
          <w:lang w:val="en-US" w:eastAsia="ru-RU"/>
        </w:rPr>
        <w:t>Metal</w:t>
      </w:r>
      <w:r w:rsidRPr="00972F5B">
        <w:rPr>
          <w:lang w:eastAsia="ru-RU"/>
        </w:rPr>
        <w:t xml:space="preserve">, для которого в финальном задании потребовалось 8 </w:t>
      </w:r>
      <w:r w:rsidR="00EF2A88">
        <w:rPr>
          <w:lang w:eastAsia="ru-RU"/>
        </w:rPr>
        <w:t>команд</w:t>
      </w:r>
      <w:r w:rsidRPr="00972F5B">
        <w:rPr>
          <w:lang w:eastAsia="ru-RU"/>
        </w:rPr>
        <w:t>, плюс вся работа, которую необходимо выполнить, прежде чем перейти к этому этапу.</w:t>
      </w:r>
    </w:p>
    <w:p w14:paraId="0A7081E5" w14:textId="77777777" w:rsidR="00972F5B" w:rsidRDefault="00972F5B" w:rsidP="00093A5C">
      <w:pPr>
        <w:rPr>
          <w:lang w:eastAsia="ru-RU"/>
        </w:rPr>
      </w:pPr>
      <w:r w:rsidRPr="00972F5B">
        <w:rPr>
          <w:lang w:eastAsia="ru-RU"/>
        </w:rPr>
        <w:t>Возобновление выполнения приведет к тому, что светодиод будет мигать, как и раньше.</w:t>
      </w:r>
    </w:p>
    <w:p w14:paraId="1933EFAE" w14:textId="77777777" w:rsidR="00972F5B" w:rsidRPr="00DF248F" w:rsidRDefault="00972F5B" w:rsidP="00972F5B">
      <w:pPr>
        <w:pStyle w:val="Heading2"/>
      </w:pPr>
      <w:bookmarkStart w:id="12" w:name="_Toc152498884"/>
      <w:r w:rsidRPr="00DF248F">
        <w:t>Изменение уровня оптимизации</w:t>
      </w:r>
      <w:bookmarkEnd w:id="12"/>
    </w:p>
    <w:p w14:paraId="787EB69B" w14:textId="77777777" w:rsidR="00972F5B" w:rsidRPr="00972F5B" w:rsidRDefault="00972F5B" w:rsidP="00972F5B">
      <w:pPr>
        <w:rPr>
          <w:lang w:eastAsia="ru-RU"/>
        </w:rPr>
      </w:pPr>
      <w:r w:rsidRPr="00972F5B">
        <w:rPr>
          <w:lang w:eastAsia="ru-RU"/>
        </w:rPr>
        <w:t xml:space="preserve">Теперь о дублированных </w:t>
      </w:r>
      <w:r w:rsidR="00EF2A88">
        <w:rPr>
          <w:lang w:eastAsia="ru-RU"/>
        </w:rPr>
        <w:t>командах</w:t>
      </w:r>
      <w:r w:rsidR="00A022A7">
        <w:rPr>
          <w:lang w:eastAsia="ru-RU"/>
        </w:rPr>
        <w:t xml:space="preserve"> в</w:t>
      </w:r>
      <w:r w:rsidRPr="00972F5B">
        <w:rPr>
          <w:lang w:eastAsia="ru-RU"/>
        </w:rPr>
        <w:t xml:space="preserve"> сборке:</w:t>
      </w:r>
      <w:r w:rsidRPr="00972F5B">
        <w:rPr>
          <w:rFonts w:ascii="inherit" w:hAnsi="inherit"/>
          <w:lang w:val="en-US" w:eastAsia="ru-RU"/>
        </w:rPr>
        <w:t> </w:t>
      </w:r>
    </w:p>
    <w:p w14:paraId="303054B1" w14:textId="77777777" w:rsidR="00972F5B" w:rsidRPr="00EF2A88" w:rsidRDefault="00972F5B" w:rsidP="00972F5B">
      <w:pPr>
        <w:rPr>
          <w:lang w:eastAsia="ru-RU"/>
        </w:rPr>
      </w:pPr>
      <w:r w:rsidRPr="00972F5B">
        <w:rPr>
          <w:noProof/>
          <w:lang w:eastAsia="ru-RU"/>
        </w:rPr>
        <w:lastRenderedPageBreak/>
        <w:drawing>
          <wp:inline distT="0" distB="0" distL="0" distR="0" wp14:anchorId="5F0500BA" wp14:editId="5DF9C9A1">
            <wp:extent cx="4762500" cy="1645920"/>
            <wp:effectExtent l="0" t="0" r="0" b="0"/>
            <wp:docPr id="20" name="Рисунок 20" descr="Assembly code with 2 redundant instru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ssembly code with 2 redundant instruction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0" cy="1645920"/>
                    </a:xfrm>
                    <a:prstGeom prst="rect">
                      <a:avLst/>
                    </a:prstGeom>
                    <a:noFill/>
                    <a:ln>
                      <a:noFill/>
                    </a:ln>
                  </pic:spPr>
                </pic:pic>
              </a:graphicData>
            </a:graphic>
          </wp:inline>
        </w:drawing>
      </w:r>
      <w:r w:rsidRPr="00EF2A88">
        <w:rPr>
          <w:lang w:eastAsia="ru-RU"/>
        </w:rPr>
        <w:br/>
      </w:r>
      <w:r w:rsidRPr="00EF2A88">
        <w:rPr>
          <w:b/>
          <w:bCs/>
          <w:lang w:eastAsia="ru-RU"/>
        </w:rPr>
        <w:t xml:space="preserve">Ассемблерный код с 2 избыточными </w:t>
      </w:r>
      <w:r w:rsidR="00EF2A88">
        <w:rPr>
          <w:b/>
          <w:bCs/>
          <w:lang w:eastAsia="ru-RU"/>
        </w:rPr>
        <w:t>командами</w:t>
      </w:r>
    </w:p>
    <w:p w14:paraId="492DD1DB" w14:textId="77777777" w:rsidR="00972F5B" w:rsidRPr="00EF2A88" w:rsidRDefault="00972F5B" w:rsidP="00972F5B">
      <w:pPr>
        <w:rPr>
          <w:lang w:eastAsia="ru-RU"/>
        </w:rPr>
      </w:pPr>
      <w:r w:rsidRPr="00972F5B">
        <w:rPr>
          <w:rFonts w:ascii="inherit" w:hAnsi="inherit"/>
          <w:lang w:val="en-US" w:eastAsia="ru-RU"/>
        </w:rPr>
        <w:t> </w:t>
      </w:r>
    </w:p>
    <w:p w14:paraId="7DD8AA4D" w14:textId="77777777" w:rsidR="00EF2A88" w:rsidRDefault="00972F5B" w:rsidP="00972F5B">
      <w:pPr>
        <w:rPr>
          <w:rFonts w:ascii="Courier New" w:hAnsi="Courier New" w:cs="Courier New"/>
          <w:b/>
          <w:bCs/>
          <w:lang w:eastAsia="ru-RU"/>
        </w:rPr>
      </w:pPr>
      <w:r w:rsidRPr="00972F5B">
        <w:rPr>
          <w:lang w:eastAsia="ru-RU"/>
        </w:rPr>
        <w:t xml:space="preserve">Дублированные </w:t>
      </w:r>
      <w:r w:rsidR="00EF2A88">
        <w:rPr>
          <w:lang w:eastAsia="ru-RU"/>
        </w:rPr>
        <w:t>команды</w:t>
      </w:r>
      <w:r w:rsidRPr="00972F5B">
        <w:rPr>
          <w:lang w:eastAsia="ru-RU"/>
        </w:rPr>
        <w:t xml:space="preserve"> представляют собой пару </w:t>
      </w:r>
      <w:proofErr w:type="spellStart"/>
      <w:r w:rsidR="00EF2A88" w:rsidRPr="00972F5B">
        <w:rPr>
          <w:rFonts w:ascii="Courier New" w:hAnsi="Courier New" w:cs="Courier New"/>
          <w:b/>
          <w:bCs/>
          <w:lang w:val="en-US" w:eastAsia="ru-RU"/>
        </w:rPr>
        <w:t>lui</w:t>
      </w:r>
      <w:proofErr w:type="spellEnd"/>
      <w:r w:rsidR="00EF2A88" w:rsidRPr="00972F5B">
        <w:rPr>
          <w:lang w:val="en-US" w:eastAsia="ru-RU"/>
        </w:rPr>
        <w:t> </w:t>
      </w:r>
      <w:r w:rsidRPr="00972F5B">
        <w:rPr>
          <w:lang w:eastAsia="ru-RU"/>
        </w:rPr>
        <w:t xml:space="preserve">и </w:t>
      </w:r>
      <w:proofErr w:type="spellStart"/>
      <w:r w:rsidR="00EF2A88" w:rsidRPr="00972F5B">
        <w:rPr>
          <w:rFonts w:ascii="Courier New" w:hAnsi="Courier New" w:cs="Courier New"/>
          <w:b/>
          <w:bCs/>
          <w:lang w:val="en-US" w:eastAsia="ru-RU"/>
        </w:rPr>
        <w:t>addi</w:t>
      </w:r>
      <w:proofErr w:type="spellEnd"/>
      <w:r w:rsidR="00EF2A88" w:rsidRPr="00972F5B">
        <w:rPr>
          <w:lang w:val="en-US" w:eastAsia="ru-RU"/>
        </w:rPr>
        <w:t> </w:t>
      </w:r>
      <w:r w:rsidR="00EF2A88" w:rsidRPr="00972F5B">
        <w:rPr>
          <w:lang w:eastAsia="ru-RU"/>
        </w:rPr>
        <w:t xml:space="preserve"> </w:t>
      </w:r>
      <w:r w:rsidRPr="00972F5B">
        <w:rPr>
          <w:lang w:eastAsia="ru-RU"/>
        </w:rPr>
        <w:t xml:space="preserve">по адресам, заканчивающимся на </w:t>
      </w:r>
      <w:r w:rsidR="00EF2A88" w:rsidRPr="00EF2A88">
        <w:rPr>
          <w:rFonts w:ascii="Courier New" w:hAnsi="Courier New" w:cs="Courier New"/>
          <w:b/>
          <w:bCs/>
          <w:lang w:eastAsia="ru-RU"/>
        </w:rPr>
        <w:t>0</w:t>
      </w:r>
      <w:proofErr w:type="spellStart"/>
      <w:r w:rsidR="00EF2A88" w:rsidRPr="00972F5B">
        <w:rPr>
          <w:rFonts w:ascii="Courier New" w:hAnsi="Courier New" w:cs="Courier New"/>
          <w:b/>
          <w:bCs/>
          <w:lang w:val="en-US" w:eastAsia="ru-RU"/>
        </w:rPr>
        <w:t>xf</w:t>
      </w:r>
      <w:proofErr w:type="spellEnd"/>
      <w:r w:rsidR="00EF2A88" w:rsidRPr="00EF2A88">
        <w:rPr>
          <w:rFonts w:ascii="Courier New" w:hAnsi="Courier New" w:cs="Courier New"/>
          <w:b/>
          <w:bCs/>
          <w:lang w:eastAsia="ru-RU"/>
        </w:rPr>
        <w:t>4</w:t>
      </w:r>
      <w:r w:rsidR="00EF2A88" w:rsidRPr="00972F5B">
        <w:rPr>
          <w:lang w:val="en-US" w:eastAsia="ru-RU"/>
        </w:rPr>
        <w:t> </w:t>
      </w:r>
      <w:r w:rsidRPr="00972F5B">
        <w:rPr>
          <w:lang w:eastAsia="ru-RU"/>
        </w:rPr>
        <w:t xml:space="preserve">и </w:t>
      </w:r>
      <w:r w:rsidR="00EF2A88" w:rsidRPr="00EF2A88">
        <w:rPr>
          <w:rFonts w:ascii="Courier New" w:hAnsi="Courier New" w:cs="Courier New"/>
          <w:b/>
          <w:bCs/>
          <w:lang w:eastAsia="ru-RU"/>
        </w:rPr>
        <w:t>0</w:t>
      </w:r>
      <w:proofErr w:type="spellStart"/>
      <w:r w:rsidR="00EF2A88" w:rsidRPr="00972F5B">
        <w:rPr>
          <w:rFonts w:ascii="Courier New" w:hAnsi="Courier New" w:cs="Courier New"/>
          <w:b/>
          <w:bCs/>
          <w:lang w:val="en-US" w:eastAsia="ru-RU"/>
        </w:rPr>
        <w:t>xf</w:t>
      </w:r>
      <w:proofErr w:type="spellEnd"/>
      <w:r w:rsidR="00EF2A88" w:rsidRPr="00EF2A88">
        <w:rPr>
          <w:rFonts w:ascii="Courier New" w:hAnsi="Courier New" w:cs="Courier New"/>
          <w:b/>
          <w:bCs/>
          <w:lang w:eastAsia="ru-RU"/>
        </w:rPr>
        <w:t>8</w:t>
      </w:r>
      <w:r w:rsidRPr="00972F5B">
        <w:rPr>
          <w:lang w:eastAsia="ru-RU"/>
        </w:rPr>
        <w:t xml:space="preserve">. Эти 2 </w:t>
      </w:r>
      <w:r w:rsidR="00EF2A88">
        <w:rPr>
          <w:lang w:eastAsia="ru-RU"/>
        </w:rPr>
        <w:t>команды</w:t>
      </w:r>
      <w:r w:rsidRPr="00972F5B">
        <w:rPr>
          <w:lang w:eastAsia="ru-RU"/>
        </w:rPr>
        <w:t xml:space="preserve"> избыточны, потому что все, что они делают, - это записывают адрес регистра </w:t>
      </w:r>
      <w:r w:rsidR="00EF2A88" w:rsidRPr="00972F5B">
        <w:rPr>
          <w:rFonts w:ascii="Courier New" w:hAnsi="Courier New" w:cs="Courier New"/>
          <w:b/>
          <w:bCs/>
          <w:lang w:val="en-US" w:eastAsia="ru-RU"/>
        </w:rPr>
        <w:t>output</w:t>
      </w:r>
      <w:r w:rsidR="00EF2A88" w:rsidRPr="00EF2A88">
        <w:rPr>
          <w:rFonts w:ascii="Courier New" w:hAnsi="Courier New" w:cs="Courier New"/>
          <w:b/>
          <w:bCs/>
          <w:lang w:eastAsia="ru-RU"/>
        </w:rPr>
        <w:t>_</w:t>
      </w:r>
      <w:proofErr w:type="spellStart"/>
      <w:r w:rsidR="00EF2A88" w:rsidRPr="00972F5B">
        <w:rPr>
          <w:rFonts w:ascii="Courier New" w:hAnsi="Courier New" w:cs="Courier New"/>
          <w:b/>
          <w:bCs/>
          <w:lang w:val="en-US" w:eastAsia="ru-RU"/>
        </w:rPr>
        <w:t>en</w:t>
      </w:r>
      <w:proofErr w:type="spellEnd"/>
      <w:r w:rsidRPr="00972F5B">
        <w:rPr>
          <w:lang w:eastAsia="ru-RU"/>
        </w:rPr>
        <w:t xml:space="preserve"> в </w:t>
      </w:r>
      <w:r w:rsidR="00EF2A88" w:rsidRPr="00972F5B">
        <w:rPr>
          <w:rFonts w:ascii="Courier New" w:hAnsi="Courier New" w:cs="Courier New"/>
          <w:b/>
          <w:bCs/>
          <w:lang w:val="en-US" w:eastAsia="ru-RU"/>
        </w:rPr>
        <w:t>a</w:t>
      </w:r>
      <w:r w:rsidR="00EF2A88" w:rsidRPr="00EF2A88">
        <w:rPr>
          <w:rFonts w:ascii="Courier New" w:hAnsi="Courier New" w:cs="Courier New"/>
          <w:b/>
          <w:bCs/>
          <w:lang w:eastAsia="ru-RU"/>
        </w:rPr>
        <w:t>5</w:t>
      </w:r>
      <w:r w:rsidRPr="00972F5B">
        <w:rPr>
          <w:lang w:eastAsia="ru-RU"/>
        </w:rPr>
        <w:t xml:space="preserve">. В первый раз это делается для того, чтобы команда </w:t>
      </w:r>
      <w:proofErr w:type="spellStart"/>
      <w:r w:rsidR="00EF2A88" w:rsidRPr="00972F5B">
        <w:rPr>
          <w:rFonts w:ascii="Courier New" w:hAnsi="Courier New" w:cs="Courier New"/>
          <w:b/>
          <w:bCs/>
          <w:lang w:val="en-US" w:eastAsia="ru-RU"/>
        </w:rPr>
        <w:t>lw</w:t>
      </w:r>
      <w:proofErr w:type="spellEnd"/>
      <w:r w:rsidR="00EF2A88" w:rsidRPr="00972F5B">
        <w:rPr>
          <w:lang w:val="en-US" w:eastAsia="ru-RU"/>
        </w:rPr>
        <w:t> </w:t>
      </w:r>
      <w:r w:rsidRPr="00972F5B">
        <w:rPr>
          <w:lang w:eastAsia="ru-RU"/>
        </w:rPr>
        <w:t xml:space="preserve">извлекла значение, на которое указывает </w:t>
      </w:r>
      <w:r w:rsidR="00EF2A88" w:rsidRPr="00972F5B">
        <w:rPr>
          <w:rFonts w:ascii="Courier New" w:hAnsi="Courier New" w:cs="Courier New"/>
          <w:b/>
          <w:bCs/>
          <w:lang w:val="en-US" w:eastAsia="ru-RU"/>
        </w:rPr>
        <w:t>a</w:t>
      </w:r>
      <w:r w:rsidR="00EF2A88" w:rsidRPr="00EF2A88">
        <w:rPr>
          <w:rFonts w:ascii="Courier New" w:hAnsi="Courier New" w:cs="Courier New"/>
          <w:b/>
          <w:bCs/>
          <w:lang w:eastAsia="ru-RU"/>
        </w:rPr>
        <w:t>5</w:t>
      </w:r>
      <w:r w:rsidR="00EF2A88" w:rsidRPr="00972F5B">
        <w:rPr>
          <w:lang w:eastAsia="ru-RU"/>
        </w:rPr>
        <w:t xml:space="preserve"> </w:t>
      </w:r>
      <w:r w:rsidRPr="00972F5B">
        <w:rPr>
          <w:lang w:eastAsia="ru-RU"/>
        </w:rPr>
        <w:t>(</w:t>
      </w:r>
      <w:r w:rsidR="00EF2A88" w:rsidRPr="00972F5B">
        <w:rPr>
          <w:rFonts w:ascii="Courier New" w:hAnsi="Courier New" w:cs="Courier New"/>
          <w:b/>
          <w:bCs/>
          <w:lang w:val="en-US" w:eastAsia="ru-RU"/>
        </w:rPr>
        <w:t>output</w:t>
      </w:r>
      <w:r w:rsidR="00EF2A88" w:rsidRPr="00EF2A88">
        <w:rPr>
          <w:rFonts w:ascii="Courier New" w:hAnsi="Courier New" w:cs="Courier New"/>
          <w:b/>
          <w:bCs/>
          <w:lang w:eastAsia="ru-RU"/>
        </w:rPr>
        <w:t>_</w:t>
      </w:r>
      <w:proofErr w:type="spellStart"/>
      <w:r w:rsidR="00EF2A88" w:rsidRPr="00972F5B">
        <w:rPr>
          <w:rFonts w:ascii="Courier New" w:hAnsi="Courier New" w:cs="Courier New"/>
          <w:b/>
          <w:bCs/>
          <w:lang w:val="en-US" w:eastAsia="ru-RU"/>
        </w:rPr>
        <w:t>en</w:t>
      </w:r>
      <w:proofErr w:type="spellEnd"/>
      <w:r w:rsidR="00EF2A88" w:rsidRPr="00EF2A88">
        <w:rPr>
          <w:lang w:eastAsia="ru-RU"/>
        </w:rPr>
        <w:t>)</w:t>
      </w:r>
      <w:r w:rsidRPr="00972F5B">
        <w:rPr>
          <w:lang w:eastAsia="ru-RU"/>
        </w:rPr>
        <w:t xml:space="preserve">. Однако второй раз, когда эти две </w:t>
      </w:r>
      <w:r w:rsidR="00EF2A88">
        <w:rPr>
          <w:lang w:eastAsia="ru-RU"/>
        </w:rPr>
        <w:t>команды</w:t>
      </w:r>
      <w:r w:rsidRPr="00972F5B">
        <w:rPr>
          <w:lang w:eastAsia="ru-RU"/>
        </w:rPr>
        <w:t xml:space="preserve"> появляются в коде, должно быть, это был первый шаг реализации операции записи, так что команда </w:t>
      </w:r>
      <w:proofErr w:type="spellStart"/>
      <w:r w:rsidR="00EF2A88" w:rsidRPr="00972F5B">
        <w:rPr>
          <w:rFonts w:ascii="Courier New" w:hAnsi="Courier New" w:cs="Courier New"/>
          <w:b/>
          <w:bCs/>
          <w:lang w:val="en-US" w:eastAsia="ru-RU"/>
        </w:rPr>
        <w:t>sw</w:t>
      </w:r>
      <w:proofErr w:type="spellEnd"/>
      <w:r w:rsidR="00EF2A88" w:rsidRPr="00972F5B">
        <w:rPr>
          <w:lang w:val="en-US" w:eastAsia="ru-RU"/>
        </w:rPr>
        <w:t> </w:t>
      </w:r>
      <w:r w:rsidRPr="00972F5B">
        <w:rPr>
          <w:lang w:eastAsia="ru-RU"/>
        </w:rPr>
        <w:t xml:space="preserve">в конце этой последовательности имеет адрес </w:t>
      </w:r>
      <w:r w:rsidR="00EF2A88" w:rsidRPr="00972F5B">
        <w:rPr>
          <w:rFonts w:ascii="Courier New" w:hAnsi="Courier New" w:cs="Courier New"/>
          <w:b/>
          <w:bCs/>
          <w:lang w:val="en-US" w:eastAsia="ru-RU"/>
        </w:rPr>
        <w:t>output</w:t>
      </w:r>
      <w:r w:rsidR="00EF2A88" w:rsidRPr="00EF2A88">
        <w:rPr>
          <w:rFonts w:ascii="Courier New" w:hAnsi="Courier New" w:cs="Courier New"/>
          <w:b/>
          <w:bCs/>
          <w:lang w:eastAsia="ru-RU"/>
        </w:rPr>
        <w:t>_</w:t>
      </w:r>
      <w:proofErr w:type="spellStart"/>
      <w:r w:rsidR="00EF2A88" w:rsidRPr="00972F5B">
        <w:rPr>
          <w:rFonts w:ascii="Courier New" w:hAnsi="Courier New" w:cs="Courier New"/>
          <w:b/>
          <w:bCs/>
          <w:lang w:val="en-US" w:eastAsia="ru-RU"/>
        </w:rPr>
        <w:t>en</w:t>
      </w:r>
      <w:proofErr w:type="spellEnd"/>
      <w:r w:rsidR="00EF2A88">
        <w:rPr>
          <w:rFonts w:ascii="Courier New" w:hAnsi="Courier New" w:cs="Courier New"/>
          <w:b/>
          <w:bCs/>
          <w:lang w:eastAsia="ru-RU"/>
        </w:rPr>
        <w:t>.</w:t>
      </w:r>
    </w:p>
    <w:p w14:paraId="7C0A53D0" w14:textId="77777777" w:rsidR="00EF2A88" w:rsidRPr="00EF2A88" w:rsidRDefault="00EF2A88" w:rsidP="00972F5B">
      <w:pPr>
        <w:rPr>
          <w:lang w:eastAsia="ru-RU"/>
        </w:rPr>
      </w:pPr>
      <w:r w:rsidRPr="00EF2A88">
        <w:rPr>
          <w:lang w:eastAsia="ru-RU"/>
        </w:rPr>
        <w:t xml:space="preserve">Это, несомненно, проблема оптимизации, из-за которой компилятор пропустил удаление избыточного ассемблерного кода. Чтобы повысить уровень оптимизации, вы можете открыть </w:t>
      </w:r>
      <w:r w:rsidRPr="00972F5B">
        <w:rPr>
          <w:rFonts w:ascii="Courier New" w:hAnsi="Courier New" w:cs="Courier New"/>
          <w:b/>
          <w:bCs/>
          <w:color w:val="993300"/>
          <w:lang w:val="en-US" w:eastAsia="ru-RU"/>
        </w:rPr>
        <w:t>debug</w:t>
      </w:r>
      <w:r w:rsidRPr="00EF2A88">
        <w:rPr>
          <w:rFonts w:ascii="Courier New" w:hAnsi="Courier New" w:cs="Courier New"/>
          <w:b/>
          <w:bCs/>
          <w:color w:val="993300"/>
          <w:lang w:eastAsia="ru-RU"/>
        </w:rPr>
        <w:t>.</w:t>
      </w:r>
      <w:proofErr w:type="spellStart"/>
      <w:r w:rsidRPr="00972F5B">
        <w:rPr>
          <w:rFonts w:ascii="Courier New" w:hAnsi="Courier New" w:cs="Courier New"/>
          <w:b/>
          <w:bCs/>
          <w:color w:val="993300"/>
          <w:lang w:val="en-US" w:eastAsia="ru-RU"/>
        </w:rPr>
        <w:t>mk</w:t>
      </w:r>
      <w:proofErr w:type="spellEnd"/>
      <w:r w:rsidRPr="00EF2A88">
        <w:rPr>
          <w:lang w:eastAsia="ru-RU"/>
        </w:rPr>
        <w:t xml:space="preserve"> или </w:t>
      </w:r>
      <w:r w:rsidRPr="00972F5B">
        <w:rPr>
          <w:rFonts w:ascii="Courier New" w:hAnsi="Courier New" w:cs="Courier New"/>
          <w:b/>
          <w:bCs/>
          <w:color w:val="993300"/>
          <w:lang w:val="en-US" w:eastAsia="ru-RU"/>
        </w:rPr>
        <w:t>release</w:t>
      </w:r>
      <w:r w:rsidRPr="00EF2A88">
        <w:rPr>
          <w:rFonts w:ascii="Courier New" w:hAnsi="Courier New" w:cs="Courier New"/>
          <w:b/>
          <w:bCs/>
          <w:color w:val="993300"/>
          <w:lang w:eastAsia="ru-RU"/>
        </w:rPr>
        <w:t>.</w:t>
      </w:r>
      <w:proofErr w:type="spellStart"/>
      <w:r w:rsidRPr="00972F5B">
        <w:rPr>
          <w:rFonts w:ascii="Courier New" w:hAnsi="Courier New" w:cs="Courier New"/>
          <w:b/>
          <w:bCs/>
          <w:color w:val="993300"/>
          <w:lang w:val="en-US" w:eastAsia="ru-RU"/>
        </w:rPr>
        <w:t>mk</w:t>
      </w:r>
      <w:proofErr w:type="spellEnd"/>
      <w:r w:rsidRPr="00EF2A88">
        <w:rPr>
          <w:lang w:eastAsia="ru-RU"/>
        </w:rPr>
        <w:t xml:space="preserve"> файлы в папке </w:t>
      </w:r>
      <w:proofErr w:type="spellStart"/>
      <w:r w:rsidRPr="00972F5B">
        <w:rPr>
          <w:rFonts w:ascii="Courier New" w:hAnsi="Courier New" w:cs="Courier New"/>
          <w:b/>
          <w:bCs/>
          <w:color w:val="993300"/>
          <w:lang w:val="en-US" w:eastAsia="ru-RU"/>
        </w:rPr>
        <w:t>src</w:t>
      </w:r>
      <w:proofErr w:type="spellEnd"/>
      <w:r w:rsidRPr="00EF2A88">
        <w:rPr>
          <w:lang w:eastAsia="ru-RU"/>
        </w:rPr>
        <w:t xml:space="preserve"> слева, в зависимости от конфигурации, с которой вы создаете.</w:t>
      </w:r>
      <w:r>
        <w:rPr>
          <w:lang w:eastAsia="ru-RU"/>
        </w:rPr>
        <w:t xml:space="preserve"> В нашем случае давайте откроем</w:t>
      </w:r>
      <w:r w:rsidRPr="00EF2A88">
        <w:rPr>
          <w:rFonts w:ascii="Courier New" w:hAnsi="Courier New" w:cs="Courier New"/>
          <w:b/>
          <w:bCs/>
          <w:color w:val="993300"/>
          <w:lang w:eastAsia="ru-RU"/>
        </w:rPr>
        <w:t>./</w:t>
      </w:r>
      <w:proofErr w:type="spellStart"/>
      <w:r w:rsidRPr="00972F5B">
        <w:rPr>
          <w:rFonts w:ascii="Courier New" w:hAnsi="Courier New" w:cs="Courier New"/>
          <w:b/>
          <w:bCs/>
          <w:color w:val="993300"/>
          <w:lang w:val="en-US" w:eastAsia="ru-RU"/>
        </w:rPr>
        <w:t>src</w:t>
      </w:r>
      <w:proofErr w:type="spellEnd"/>
      <w:r w:rsidRPr="00EF2A88">
        <w:rPr>
          <w:rFonts w:ascii="Courier New" w:hAnsi="Courier New" w:cs="Courier New"/>
          <w:b/>
          <w:bCs/>
          <w:color w:val="993300"/>
          <w:lang w:eastAsia="ru-RU"/>
        </w:rPr>
        <w:t>/</w:t>
      </w:r>
      <w:r w:rsidRPr="00972F5B">
        <w:rPr>
          <w:rFonts w:ascii="Courier New" w:hAnsi="Courier New" w:cs="Courier New"/>
          <w:b/>
          <w:bCs/>
          <w:color w:val="993300"/>
          <w:lang w:val="en-US" w:eastAsia="ru-RU"/>
        </w:rPr>
        <w:t>debug</w:t>
      </w:r>
      <w:r w:rsidRPr="00EF2A88">
        <w:rPr>
          <w:rFonts w:ascii="Courier New" w:hAnsi="Courier New" w:cs="Courier New"/>
          <w:b/>
          <w:bCs/>
          <w:color w:val="993300"/>
          <w:lang w:eastAsia="ru-RU"/>
        </w:rPr>
        <w:t>.</w:t>
      </w:r>
      <w:proofErr w:type="spellStart"/>
      <w:r w:rsidRPr="00972F5B">
        <w:rPr>
          <w:rFonts w:ascii="Courier New" w:hAnsi="Courier New" w:cs="Courier New"/>
          <w:b/>
          <w:bCs/>
          <w:color w:val="993300"/>
          <w:lang w:val="en-US" w:eastAsia="ru-RU"/>
        </w:rPr>
        <w:t>mk</w:t>
      </w:r>
      <w:proofErr w:type="spellEnd"/>
      <w:r w:rsidRPr="00EF2A88">
        <w:rPr>
          <w:lang w:eastAsia="ru-RU"/>
        </w:rPr>
        <w:t>:</w:t>
      </w:r>
    </w:p>
    <w:p w14:paraId="333E5EE8" w14:textId="77777777" w:rsidR="00972F5B" w:rsidRPr="00EF2A88" w:rsidRDefault="00972F5B" w:rsidP="00972F5B">
      <w:pPr>
        <w:rPr>
          <w:lang w:eastAsia="ru-RU"/>
        </w:rPr>
      </w:pPr>
      <w:r w:rsidRPr="00972F5B">
        <w:rPr>
          <w:rFonts w:ascii="inherit" w:hAnsi="inherit"/>
          <w:lang w:val="en-US" w:eastAsia="ru-RU"/>
        </w:rPr>
        <w:t> </w:t>
      </w:r>
    </w:p>
    <w:p w14:paraId="7ACBA5FF" w14:textId="77777777" w:rsidR="00972F5B" w:rsidRPr="00EF2A88" w:rsidRDefault="00972F5B" w:rsidP="00972F5B">
      <w:pPr>
        <w:rPr>
          <w:lang w:eastAsia="ru-RU"/>
        </w:rPr>
      </w:pPr>
      <w:r w:rsidRPr="00972F5B">
        <w:rPr>
          <w:noProof/>
          <w:lang w:eastAsia="ru-RU"/>
        </w:rPr>
        <w:drawing>
          <wp:inline distT="0" distB="0" distL="0" distR="0" wp14:anchorId="52B916C7" wp14:editId="21ABC2B6">
            <wp:extent cx="4762500" cy="2552700"/>
            <wp:effectExtent l="0" t="0" r="0" b="0"/>
            <wp:docPr id="19" name="Рисунок 19" descr="A screenshot showing the debug.mk file to change the optimization 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screenshot showing the debug.mk file to change the optimization leve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2500" cy="2552700"/>
                    </a:xfrm>
                    <a:prstGeom prst="rect">
                      <a:avLst/>
                    </a:prstGeom>
                    <a:noFill/>
                    <a:ln>
                      <a:noFill/>
                    </a:ln>
                  </pic:spPr>
                </pic:pic>
              </a:graphicData>
            </a:graphic>
          </wp:inline>
        </w:drawing>
      </w:r>
      <w:r w:rsidRPr="00EF2A88">
        <w:rPr>
          <w:lang w:eastAsia="ru-RU"/>
        </w:rPr>
        <w:br/>
      </w:r>
      <w:r w:rsidR="00EF2A88" w:rsidRPr="00EF2A88">
        <w:rPr>
          <w:b/>
          <w:bCs/>
          <w:lang w:eastAsia="ru-RU"/>
        </w:rPr>
        <w:t>Изменение уровня оптимизации в</w:t>
      </w:r>
      <w:r w:rsidR="00EF2A88" w:rsidRPr="00EF2A88">
        <w:rPr>
          <w:lang w:eastAsia="ru-RU"/>
        </w:rPr>
        <w:t xml:space="preserve"> </w:t>
      </w:r>
      <w:r w:rsidR="00EF2A88" w:rsidRPr="00EF2A88">
        <w:rPr>
          <w:rFonts w:ascii="Courier New" w:hAnsi="Courier New" w:cs="Courier New"/>
          <w:b/>
          <w:bCs/>
          <w:color w:val="993300"/>
          <w:lang w:val="en-US" w:eastAsia="ru-RU"/>
        </w:rPr>
        <w:t>debug</w:t>
      </w:r>
      <w:r w:rsidR="00EF2A88" w:rsidRPr="00EF2A88">
        <w:rPr>
          <w:rFonts w:ascii="Courier New" w:hAnsi="Courier New" w:cs="Courier New"/>
          <w:b/>
          <w:bCs/>
          <w:color w:val="993300"/>
          <w:lang w:eastAsia="ru-RU"/>
        </w:rPr>
        <w:t>.</w:t>
      </w:r>
      <w:proofErr w:type="spellStart"/>
      <w:r w:rsidR="00EF2A88" w:rsidRPr="00EF2A88">
        <w:rPr>
          <w:rFonts w:ascii="Courier New" w:hAnsi="Courier New" w:cs="Courier New"/>
          <w:b/>
          <w:bCs/>
          <w:color w:val="993300"/>
          <w:lang w:val="en-US" w:eastAsia="ru-RU"/>
        </w:rPr>
        <w:t>mk</w:t>
      </w:r>
      <w:proofErr w:type="spellEnd"/>
    </w:p>
    <w:p w14:paraId="71AC1EEB" w14:textId="77777777" w:rsidR="00972F5B" w:rsidRPr="00EF2A88" w:rsidRDefault="00972F5B" w:rsidP="00972F5B">
      <w:pPr>
        <w:rPr>
          <w:lang w:eastAsia="ru-RU"/>
        </w:rPr>
      </w:pPr>
      <w:r w:rsidRPr="00972F5B">
        <w:rPr>
          <w:rFonts w:ascii="inherit" w:hAnsi="inherit"/>
          <w:lang w:val="en-US" w:eastAsia="ru-RU"/>
        </w:rPr>
        <w:lastRenderedPageBreak/>
        <w:t> </w:t>
      </w:r>
    </w:p>
    <w:p w14:paraId="732B242A" w14:textId="77777777" w:rsidR="00EF2A88" w:rsidRPr="00EF2A88" w:rsidRDefault="00EF2A88" w:rsidP="00972F5B">
      <w:pPr>
        <w:rPr>
          <w:lang w:eastAsia="ru-RU"/>
        </w:rPr>
      </w:pPr>
      <w:r w:rsidRPr="00EF2A88">
        <w:rPr>
          <w:lang w:eastAsia="ru-RU"/>
        </w:rPr>
        <w:t xml:space="preserve">Как вы можете видеть, уровень оптимизации равен </w:t>
      </w:r>
      <w:r w:rsidRPr="00EF2A88">
        <w:rPr>
          <w:rFonts w:ascii="Courier New" w:hAnsi="Courier New" w:cs="Courier New"/>
          <w:b/>
          <w:bCs/>
          <w:lang w:eastAsia="ru-RU"/>
        </w:rPr>
        <w:t>-</w:t>
      </w:r>
      <w:r w:rsidRPr="00972F5B">
        <w:rPr>
          <w:rFonts w:ascii="Courier New" w:hAnsi="Courier New" w:cs="Courier New"/>
          <w:b/>
          <w:bCs/>
          <w:lang w:val="en-US" w:eastAsia="ru-RU"/>
        </w:rPr>
        <w:t>O</w:t>
      </w:r>
      <w:r w:rsidRPr="00EF2A88">
        <w:rPr>
          <w:rFonts w:ascii="Courier New" w:hAnsi="Courier New" w:cs="Courier New"/>
          <w:b/>
          <w:bCs/>
          <w:lang w:eastAsia="ru-RU"/>
        </w:rPr>
        <w:t>0</w:t>
      </w:r>
      <w:r w:rsidRPr="00EF2A88">
        <w:rPr>
          <w:lang w:eastAsia="ru-RU"/>
        </w:rPr>
        <w:t xml:space="preserve">. Измените это значение на </w:t>
      </w:r>
      <w:r w:rsidRPr="00EF2A88">
        <w:rPr>
          <w:rFonts w:ascii="Courier New" w:hAnsi="Courier New" w:cs="Courier New"/>
          <w:b/>
          <w:bCs/>
          <w:lang w:eastAsia="ru-RU"/>
        </w:rPr>
        <w:t>-</w:t>
      </w:r>
      <w:r w:rsidRPr="00972F5B">
        <w:rPr>
          <w:rFonts w:ascii="Courier New" w:hAnsi="Courier New" w:cs="Courier New"/>
          <w:b/>
          <w:bCs/>
          <w:lang w:val="en-US" w:eastAsia="ru-RU"/>
        </w:rPr>
        <w:t>O</w:t>
      </w:r>
      <w:r w:rsidRPr="00EF2A88">
        <w:rPr>
          <w:rFonts w:ascii="Courier New" w:hAnsi="Courier New" w:cs="Courier New"/>
          <w:b/>
          <w:bCs/>
          <w:lang w:eastAsia="ru-RU"/>
        </w:rPr>
        <w:t>1</w:t>
      </w:r>
      <w:r w:rsidRPr="00EF2A88">
        <w:rPr>
          <w:lang w:eastAsia="ru-RU"/>
        </w:rPr>
        <w:t xml:space="preserve"> во всех 3 флагах, сохраните файл и перестройте его заново. Вот результирующий ассемблерный код:</w:t>
      </w:r>
    </w:p>
    <w:p w14:paraId="591756C4" w14:textId="77777777" w:rsidR="00972F5B" w:rsidRPr="00EF2A88" w:rsidRDefault="00972F5B" w:rsidP="00972F5B">
      <w:pPr>
        <w:rPr>
          <w:lang w:eastAsia="ru-RU"/>
        </w:rPr>
      </w:pPr>
      <w:r w:rsidRPr="00972F5B">
        <w:rPr>
          <w:rFonts w:ascii="inherit" w:hAnsi="inherit"/>
          <w:lang w:val="en-US" w:eastAsia="ru-RU"/>
        </w:rPr>
        <w:t> </w:t>
      </w:r>
    </w:p>
    <w:p w14:paraId="6F68929D" w14:textId="77777777" w:rsidR="00972F5B" w:rsidRPr="00EF2A88" w:rsidRDefault="00972F5B" w:rsidP="00972F5B">
      <w:pPr>
        <w:rPr>
          <w:lang w:eastAsia="ru-RU"/>
        </w:rPr>
      </w:pPr>
      <w:r w:rsidRPr="00972F5B">
        <w:rPr>
          <w:noProof/>
          <w:lang w:eastAsia="ru-RU"/>
        </w:rPr>
        <w:drawing>
          <wp:inline distT="0" distB="0" distL="0" distR="0" wp14:anchorId="5559819B" wp14:editId="483BBF54">
            <wp:extent cx="4831080" cy="1101486"/>
            <wp:effectExtent l="0" t="0" r="7620" b="3810"/>
            <wp:docPr id="18" name="Рисунок 18" descr="A screenshot showing the debugger halted and the improved assembly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showing the debugger halted and the improved assembly cod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89921" cy="1114902"/>
                    </a:xfrm>
                    <a:prstGeom prst="rect">
                      <a:avLst/>
                    </a:prstGeom>
                    <a:noFill/>
                    <a:ln>
                      <a:noFill/>
                    </a:ln>
                  </pic:spPr>
                </pic:pic>
              </a:graphicData>
            </a:graphic>
          </wp:inline>
        </w:drawing>
      </w:r>
      <w:r w:rsidRPr="00EF2A88">
        <w:rPr>
          <w:lang w:eastAsia="ru-RU"/>
        </w:rPr>
        <w:br/>
      </w:r>
      <w:r w:rsidR="00EF2A88" w:rsidRPr="00EF2A88">
        <w:rPr>
          <w:b/>
          <w:bCs/>
          <w:lang w:eastAsia="ru-RU"/>
        </w:rPr>
        <w:t>Оптимизированная версия нашего заменяющего кода</w:t>
      </w:r>
    </w:p>
    <w:p w14:paraId="19CD8314" w14:textId="77777777" w:rsidR="00972F5B" w:rsidRPr="00EF2A88" w:rsidRDefault="00972F5B" w:rsidP="00972F5B">
      <w:pPr>
        <w:rPr>
          <w:lang w:eastAsia="ru-RU"/>
        </w:rPr>
      </w:pPr>
      <w:r w:rsidRPr="00972F5B">
        <w:rPr>
          <w:rFonts w:ascii="inherit" w:hAnsi="inherit"/>
          <w:lang w:val="en-US" w:eastAsia="ru-RU"/>
        </w:rPr>
        <w:t> </w:t>
      </w:r>
    </w:p>
    <w:p w14:paraId="7C2A5B6C" w14:textId="77777777" w:rsidR="00EF2A88" w:rsidRPr="00DF248F" w:rsidRDefault="00EF2A88" w:rsidP="00972F5B">
      <w:pPr>
        <w:rPr>
          <w:lang w:eastAsia="ru-RU"/>
        </w:rPr>
      </w:pPr>
      <w:r w:rsidRPr="00EF2A88">
        <w:rPr>
          <w:lang w:eastAsia="ru-RU"/>
        </w:rPr>
        <w:t xml:space="preserve">Вот это уже больше похоже на правду! </w:t>
      </w:r>
      <w:r w:rsidRPr="00DF248F">
        <w:rPr>
          <w:lang w:eastAsia="ru-RU"/>
        </w:rPr>
        <w:t>Всего 4 команды для записи одного бита.</w:t>
      </w:r>
    </w:p>
    <w:p w14:paraId="0002312E" w14:textId="77777777" w:rsidR="00972F5B" w:rsidRDefault="00A022A7" w:rsidP="00093A5C">
      <w:pPr>
        <w:rPr>
          <w:lang w:eastAsia="ru-RU"/>
        </w:rPr>
      </w:pPr>
      <w:r w:rsidRPr="00A022A7">
        <w:rPr>
          <w:lang w:eastAsia="ru-RU"/>
        </w:rPr>
        <w:t xml:space="preserve">Если вы продолжаете и хотите убедить себя, что эта строка замены в исходном коде </w:t>
      </w:r>
      <w:r w:rsidRPr="00A022A7">
        <w:rPr>
          <w:lang w:val="en-US" w:eastAsia="ru-RU"/>
        </w:rPr>
        <w:t>C</w:t>
      </w:r>
      <w:r w:rsidRPr="00A022A7">
        <w:rPr>
          <w:lang w:eastAsia="ru-RU"/>
        </w:rPr>
        <w:t xml:space="preserve"> действительно эффективна, попробуйте закомментировать ее так, чтобы там не было ни строки 58, ни строки 60. Когда вы запустите свое приложение, вы увидите, что светодиод не будет мигать. это потому, что выходной буфер никогда не был включен.</w:t>
      </w:r>
    </w:p>
    <w:p w14:paraId="6F255766" w14:textId="77777777" w:rsidR="00A022A7" w:rsidRDefault="00A022A7" w:rsidP="00093A5C">
      <w:pPr>
        <w:rPr>
          <w:rFonts w:eastAsiaTheme="majorEastAsia" w:cstheme="majorBidi"/>
          <w:b/>
          <w:sz w:val="36"/>
          <w:szCs w:val="26"/>
        </w:rPr>
      </w:pPr>
      <w:r w:rsidRPr="00A022A7">
        <w:rPr>
          <w:rFonts w:eastAsiaTheme="majorEastAsia" w:cstheme="majorBidi"/>
          <w:b/>
          <w:sz w:val="36"/>
          <w:szCs w:val="26"/>
        </w:rPr>
        <w:t>Написание наших собственных функций ввода-вывода</w:t>
      </w:r>
    </w:p>
    <w:p w14:paraId="0696CBE9" w14:textId="77777777" w:rsidR="00A022A7" w:rsidRPr="00A022A7" w:rsidRDefault="00A022A7" w:rsidP="00A022A7">
      <w:pPr>
        <w:rPr>
          <w:lang w:eastAsia="ru-RU"/>
        </w:rPr>
      </w:pPr>
      <w:r w:rsidRPr="00A022A7">
        <w:rPr>
          <w:lang w:eastAsia="ru-RU"/>
        </w:rPr>
        <w:t xml:space="preserve">Давайте оглянемся назад на нашу однострочную альтернативную реализацию </w:t>
      </w:r>
      <w:r>
        <w:rPr>
          <w:lang w:eastAsia="ru-RU"/>
        </w:rPr>
        <w:t xml:space="preserve"> </w:t>
      </w:r>
      <w:r w:rsidRPr="00A022A7">
        <w:rPr>
          <w:rFonts w:ascii="Courier New" w:hAnsi="Courier New" w:cs="Courier New"/>
          <w:b/>
          <w:bCs/>
          <w:lang w:val="en-US" w:eastAsia="ru-RU"/>
        </w:rPr>
        <w:t>metal</w:t>
      </w:r>
      <w:r w:rsidRPr="00A022A7">
        <w:rPr>
          <w:rFonts w:ascii="Courier New" w:hAnsi="Courier New" w:cs="Courier New"/>
          <w:b/>
          <w:bCs/>
          <w:lang w:eastAsia="ru-RU"/>
        </w:rPr>
        <w:t>_</w:t>
      </w:r>
      <w:proofErr w:type="spellStart"/>
      <w:r w:rsidRPr="00A022A7">
        <w:rPr>
          <w:rFonts w:ascii="Courier New" w:hAnsi="Courier New" w:cs="Courier New"/>
          <w:b/>
          <w:bCs/>
          <w:lang w:val="en-US" w:eastAsia="ru-RU"/>
        </w:rPr>
        <w:t>gpio</w:t>
      </w:r>
      <w:proofErr w:type="spellEnd"/>
      <w:r w:rsidRPr="00A022A7">
        <w:rPr>
          <w:rFonts w:ascii="Courier New" w:hAnsi="Courier New" w:cs="Courier New"/>
          <w:b/>
          <w:bCs/>
          <w:lang w:eastAsia="ru-RU"/>
        </w:rPr>
        <w:t>_</w:t>
      </w:r>
      <w:r w:rsidRPr="00A022A7">
        <w:rPr>
          <w:rFonts w:ascii="Courier New" w:hAnsi="Courier New" w:cs="Courier New"/>
          <w:b/>
          <w:bCs/>
          <w:lang w:val="en-US" w:eastAsia="ru-RU"/>
        </w:rPr>
        <w:t>enable</w:t>
      </w:r>
      <w:r w:rsidRPr="00A022A7">
        <w:rPr>
          <w:rFonts w:ascii="Courier New" w:hAnsi="Courier New" w:cs="Courier New"/>
          <w:b/>
          <w:bCs/>
          <w:lang w:eastAsia="ru-RU"/>
        </w:rPr>
        <w:t>_</w:t>
      </w:r>
      <w:r w:rsidRPr="00A022A7">
        <w:rPr>
          <w:rFonts w:ascii="Courier New" w:hAnsi="Courier New" w:cs="Courier New"/>
          <w:b/>
          <w:bCs/>
          <w:lang w:val="en-US" w:eastAsia="ru-RU"/>
        </w:rPr>
        <w:t>output</w:t>
      </w:r>
      <w:r w:rsidRPr="00A022A7">
        <w:rPr>
          <w:rFonts w:ascii="Courier New" w:hAnsi="Courier New" w:cs="Courier New"/>
          <w:b/>
          <w:bCs/>
          <w:lang w:eastAsia="ru-RU"/>
        </w:rPr>
        <w:t>(</w:t>
      </w:r>
      <w:r w:rsidRPr="00A022A7">
        <w:rPr>
          <w:rFonts w:ascii="Courier New" w:hAnsi="Courier New" w:cs="Courier New"/>
          <w:b/>
          <w:bCs/>
          <w:lang w:val="en-US" w:eastAsia="ru-RU"/>
        </w:rPr>
        <w:t>led</w:t>
      </w:r>
      <w:r w:rsidRPr="00A022A7">
        <w:rPr>
          <w:rFonts w:ascii="Courier New" w:hAnsi="Courier New" w:cs="Courier New"/>
          <w:b/>
          <w:bCs/>
          <w:lang w:eastAsia="ru-RU"/>
        </w:rPr>
        <w:t>0, 5)</w:t>
      </w:r>
      <w:r w:rsidRPr="00A022A7">
        <w:rPr>
          <w:lang w:eastAsia="ru-RU"/>
        </w:rPr>
        <w:t>:</w:t>
      </w:r>
    </w:p>
    <w:p w14:paraId="6219619D" w14:textId="77777777" w:rsidR="00A022A7" w:rsidRPr="00DF248F" w:rsidRDefault="00A022A7" w:rsidP="00A022A7">
      <w:pPr>
        <w:rPr>
          <w:lang w:eastAsia="ru-RU"/>
        </w:rPr>
      </w:pPr>
      <w:r w:rsidRPr="00DF248F">
        <w:rPr>
          <w:rFonts w:ascii="Courier New" w:hAnsi="Courier New" w:cs="Courier New"/>
          <w:b/>
          <w:bCs/>
          <w:lang w:eastAsia="ru-RU"/>
        </w:rPr>
        <w:t>*((</w:t>
      </w:r>
      <w:proofErr w:type="spellStart"/>
      <w:r w:rsidRPr="00A022A7">
        <w:rPr>
          <w:rFonts w:ascii="Courier New" w:hAnsi="Courier New" w:cs="Courier New"/>
          <w:b/>
          <w:bCs/>
          <w:lang w:val="en-US" w:eastAsia="ru-RU"/>
        </w:rPr>
        <w:t>uint</w:t>
      </w:r>
      <w:proofErr w:type="spellEnd"/>
      <w:r w:rsidRPr="00DF248F">
        <w:rPr>
          <w:rFonts w:ascii="Courier New" w:hAnsi="Courier New" w:cs="Courier New"/>
          <w:b/>
          <w:bCs/>
          <w:lang w:eastAsia="ru-RU"/>
        </w:rPr>
        <w:t>32_</w:t>
      </w:r>
      <w:r w:rsidRPr="00A022A7">
        <w:rPr>
          <w:rFonts w:ascii="Courier New" w:hAnsi="Courier New" w:cs="Courier New"/>
          <w:b/>
          <w:bCs/>
          <w:lang w:val="en-US" w:eastAsia="ru-RU"/>
        </w:rPr>
        <w:t>t</w:t>
      </w:r>
      <w:r w:rsidRPr="00DF248F">
        <w:rPr>
          <w:rFonts w:ascii="Courier New" w:hAnsi="Courier New" w:cs="Courier New"/>
          <w:b/>
          <w:bCs/>
          <w:lang w:eastAsia="ru-RU"/>
        </w:rPr>
        <w:t xml:space="preserve"> *) 0</w:t>
      </w:r>
      <w:r w:rsidRPr="00A022A7">
        <w:rPr>
          <w:rFonts w:ascii="Courier New" w:hAnsi="Courier New" w:cs="Courier New"/>
          <w:b/>
          <w:bCs/>
          <w:lang w:val="en-US" w:eastAsia="ru-RU"/>
        </w:rPr>
        <w:t>x</w:t>
      </w:r>
      <w:r w:rsidRPr="00DF248F">
        <w:rPr>
          <w:rFonts w:ascii="Courier New" w:hAnsi="Courier New" w:cs="Courier New"/>
          <w:b/>
          <w:bCs/>
          <w:lang w:eastAsia="ru-RU"/>
        </w:rPr>
        <w:t>10012008) |= 0</w:t>
      </w:r>
      <w:r w:rsidRPr="00A022A7">
        <w:rPr>
          <w:rFonts w:ascii="Courier New" w:hAnsi="Courier New" w:cs="Courier New"/>
          <w:b/>
          <w:bCs/>
          <w:lang w:val="en-US" w:eastAsia="ru-RU"/>
        </w:rPr>
        <w:t>x</w:t>
      </w:r>
      <w:r w:rsidRPr="00DF248F">
        <w:rPr>
          <w:rFonts w:ascii="Courier New" w:hAnsi="Courier New" w:cs="Courier New"/>
          <w:b/>
          <w:bCs/>
          <w:lang w:eastAsia="ru-RU"/>
        </w:rPr>
        <w:t>20;</w:t>
      </w:r>
    </w:p>
    <w:p w14:paraId="02C2B82E" w14:textId="7080854E" w:rsidR="00A022A7" w:rsidRDefault="00A022A7" w:rsidP="00A022A7">
      <w:pPr>
        <w:rPr>
          <w:lang w:eastAsia="ru-RU"/>
        </w:rPr>
      </w:pPr>
      <w:r w:rsidRPr="00A022A7">
        <w:rPr>
          <w:lang w:eastAsia="ru-RU"/>
        </w:rPr>
        <w:t xml:space="preserve">Да, он функционален, и он преобразует его в машинный код за 4 команды. Однако это немного похоже на </w:t>
      </w:r>
      <w:r w:rsidR="004E6380">
        <w:rPr>
          <w:lang w:eastAsia="ru-RU"/>
        </w:rPr>
        <w:t>программирование</w:t>
      </w:r>
      <w:r w:rsidR="004E6380" w:rsidRPr="00A022A7">
        <w:rPr>
          <w:lang w:eastAsia="ru-RU"/>
        </w:rPr>
        <w:t xml:space="preserve"> </w:t>
      </w:r>
      <w:r w:rsidRPr="00A022A7">
        <w:rPr>
          <w:lang w:eastAsia="ru-RU"/>
        </w:rPr>
        <w:t>“с ножом в лесу”. Он просто слишком строгий, непереносимый и не очень удобочитаемый. Давайте посмотрим, сможем ли мы исправить какой-либо из этих 3 недостатков.</w:t>
      </w:r>
    </w:p>
    <w:p w14:paraId="03205EA8" w14:textId="77777777" w:rsidR="00A022A7" w:rsidRPr="00A022A7" w:rsidRDefault="00A022A7" w:rsidP="00A022A7">
      <w:pPr>
        <w:rPr>
          <w:lang w:eastAsia="ru-RU"/>
        </w:rPr>
      </w:pPr>
      <w:r w:rsidRPr="00A022A7">
        <w:rPr>
          <w:lang w:eastAsia="ru-RU"/>
        </w:rPr>
        <w:t>Вот что мы можем сделать с помощью макрофункции:</w:t>
      </w:r>
    </w:p>
    <w:p w14:paraId="0BDC1161" w14:textId="77777777" w:rsidR="00A022A7" w:rsidRPr="00A022A7" w:rsidRDefault="00A022A7" w:rsidP="00A022A7">
      <w:pPr>
        <w:rPr>
          <w:lang w:val="en-US" w:eastAsia="ru-RU"/>
        </w:rPr>
      </w:pPr>
      <w:r w:rsidRPr="00A022A7">
        <w:rPr>
          <w:rFonts w:ascii="Courier New" w:hAnsi="Courier New" w:cs="Courier New"/>
          <w:b/>
          <w:bCs/>
          <w:lang w:val="en-US" w:eastAsia="ru-RU"/>
        </w:rPr>
        <w:t xml:space="preserve">#define </w:t>
      </w:r>
      <w:proofErr w:type="spellStart"/>
      <w:r w:rsidRPr="00A022A7">
        <w:rPr>
          <w:rFonts w:ascii="Courier New" w:hAnsi="Courier New" w:cs="Courier New"/>
          <w:b/>
          <w:bCs/>
          <w:lang w:val="en-US" w:eastAsia="ru-RU"/>
        </w:rPr>
        <w:t>Red_V_enable_output</w:t>
      </w:r>
      <w:proofErr w:type="spellEnd"/>
      <w:r w:rsidRPr="00A022A7">
        <w:rPr>
          <w:rFonts w:ascii="Courier New" w:hAnsi="Courier New" w:cs="Courier New"/>
          <w:b/>
          <w:bCs/>
          <w:lang w:val="en-US" w:eastAsia="ru-RU"/>
        </w:rPr>
        <w:t>(x) *((uint32_t *) 0x10012008) |= (1&lt;&lt;(x))</w:t>
      </w:r>
    </w:p>
    <w:p w14:paraId="14935F26" w14:textId="77777777" w:rsidR="00A022A7" w:rsidRDefault="00A022A7" w:rsidP="00A022A7">
      <w:pPr>
        <w:rPr>
          <w:lang w:eastAsia="ru-RU"/>
        </w:rPr>
      </w:pPr>
      <w:r w:rsidRPr="00A022A7">
        <w:rPr>
          <w:lang w:eastAsia="ru-RU"/>
        </w:rPr>
        <w:lastRenderedPageBreak/>
        <w:t>Хотя с помощью этого макроса будет сгенерирован тот же ассемблерный код, он немного лучше:</w:t>
      </w:r>
    </w:p>
    <w:p w14:paraId="74B5E766" w14:textId="77777777" w:rsidR="00A022A7" w:rsidRPr="00A022A7" w:rsidRDefault="00A022A7" w:rsidP="00A022A7">
      <w:pPr>
        <w:rPr>
          <w:b/>
          <w:bCs/>
          <w:lang w:eastAsia="ru-RU"/>
        </w:rPr>
      </w:pPr>
      <w:r>
        <w:rPr>
          <w:b/>
          <w:bCs/>
          <w:lang w:eastAsia="ru-RU"/>
        </w:rPr>
        <w:t>Он более гибкий.</w:t>
      </w:r>
    </w:p>
    <w:p w14:paraId="017B1D5A" w14:textId="77777777" w:rsidR="00A022A7" w:rsidRPr="00A022A7" w:rsidRDefault="00A022A7" w:rsidP="00A022A7">
      <w:pPr>
        <w:rPr>
          <w:lang w:eastAsia="ru-RU"/>
        </w:rPr>
      </w:pPr>
      <w:r w:rsidRPr="00A022A7">
        <w:rPr>
          <w:lang w:eastAsia="ru-RU"/>
        </w:rPr>
        <w:t xml:space="preserve">Макрос может сконфигурировать любой вывод </w:t>
      </w:r>
      <w:r w:rsidRPr="00A022A7">
        <w:rPr>
          <w:lang w:val="en-US" w:eastAsia="ru-RU"/>
        </w:rPr>
        <w:t>GPIO</w:t>
      </w:r>
      <w:r w:rsidRPr="00A022A7">
        <w:rPr>
          <w:lang w:eastAsia="ru-RU"/>
        </w:rPr>
        <w:t xml:space="preserve"> с аргументом </w:t>
      </w:r>
      <w:r w:rsidRPr="00A022A7">
        <w:rPr>
          <w:rFonts w:ascii="Courier New" w:hAnsi="Courier New" w:cs="Courier New"/>
          <w:b/>
          <w:bCs/>
          <w:lang w:val="en-US" w:eastAsia="ru-RU"/>
        </w:rPr>
        <w:t>x</w:t>
      </w:r>
      <w:r w:rsidRPr="00A022A7">
        <w:rPr>
          <w:lang w:eastAsia="ru-RU"/>
        </w:rPr>
        <w:t>.</w:t>
      </w:r>
    </w:p>
    <w:p w14:paraId="6B21B952" w14:textId="77777777" w:rsidR="00A022A7" w:rsidRPr="00A022A7" w:rsidRDefault="00A022A7" w:rsidP="00A022A7">
      <w:pPr>
        <w:rPr>
          <w:lang w:eastAsia="ru-RU"/>
        </w:rPr>
      </w:pPr>
      <w:r>
        <w:rPr>
          <w:b/>
          <w:bCs/>
          <w:lang w:eastAsia="ru-RU"/>
        </w:rPr>
        <w:t>Он</w:t>
      </w:r>
      <w:r w:rsidRPr="00DF248F">
        <w:rPr>
          <w:b/>
          <w:bCs/>
          <w:lang w:eastAsia="ru-RU"/>
        </w:rPr>
        <w:t xml:space="preserve"> </w:t>
      </w:r>
      <w:r>
        <w:rPr>
          <w:b/>
          <w:bCs/>
          <w:lang w:eastAsia="ru-RU"/>
        </w:rPr>
        <w:t>более</w:t>
      </w:r>
      <w:r w:rsidRPr="00DF248F">
        <w:rPr>
          <w:b/>
          <w:bCs/>
          <w:lang w:eastAsia="ru-RU"/>
        </w:rPr>
        <w:t xml:space="preserve"> </w:t>
      </w:r>
      <w:r>
        <w:rPr>
          <w:b/>
          <w:bCs/>
          <w:lang w:eastAsia="ru-RU"/>
        </w:rPr>
        <w:t>удобочитаем</w:t>
      </w:r>
      <w:r w:rsidRPr="00DF248F">
        <w:rPr>
          <w:b/>
          <w:bCs/>
          <w:lang w:eastAsia="ru-RU"/>
        </w:rPr>
        <w:t>.</w:t>
      </w:r>
      <w:r w:rsidRPr="00DF248F">
        <w:rPr>
          <w:lang w:eastAsia="ru-RU"/>
        </w:rPr>
        <w:br/>
      </w:r>
      <w:r>
        <w:rPr>
          <w:lang w:eastAsia="ru-RU"/>
        </w:rPr>
        <w:t>Очевидно</w:t>
      </w:r>
      <w:r w:rsidRPr="00A022A7">
        <w:rPr>
          <w:lang w:val="en-US" w:eastAsia="ru-RU"/>
        </w:rPr>
        <w:t> </w:t>
      </w:r>
      <w:r w:rsidRPr="00A022A7">
        <w:rPr>
          <w:rFonts w:ascii="Courier New" w:hAnsi="Courier New" w:cs="Courier New"/>
          <w:b/>
          <w:bCs/>
          <w:lang w:val="en-US" w:eastAsia="ru-RU"/>
        </w:rPr>
        <w:t>Red</w:t>
      </w:r>
      <w:r w:rsidRPr="00A022A7">
        <w:rPr>
          <w:rFonts w:ascii="Courier New" w:hAnsi="Courier New" w:cs="Courier New"/>
          <w:b/>
          <w:bCs/>
          <w:lang w:eastAsia="ru-RU"/>
        </w:rPr>
        <w:t>_</w:t>
      </w:r>
      <w:r w:rsidRPr="00A022A7">
        <w:rPr>
          <w:rFonts w:ascii="Courier New" w:hAnsi="Courier New" w:cs="Courier New"/>
          <w:b/>
          <w:bCs/>
          <w:lang w:val="en-US" w:eastAsia="ru-RU"/>
        </w:rPr>
        <w:t>V</w:t>
      </w:r>
      <w:r w:rsidRPr="00A022A7">
        <w:rPr>
          <w:rFonts w:ascii="Courier New" w:hAnsi="Courier New" w:cs="Courier New"/>
          <w:b/>
          <w:bCs/>
          <w:lang w:eastAsia="ru-RU"/>
        </w:rPr>
        <w:t>_</w:t>
      </w:r>
      <w:r w:rsidRPr="00A022A7">
        <w:rPr>
          <w:rFonts w:ascii="Courier New" w:hAnsi="Courier New" w:cs="Courier New"/>
          <w:b/>
          <w:bCs/>
          <w:lang w:val="en-US" w:eastAsia="ru-RU"/>
        </w:rPr>
        <w:t>enable</w:t>
      </w:r>
      <w:r w:rsidRPr="00A022A7">
        <w:rPr>
          <w:rFonts w:ascii="Courier New" w:hAnsi="Courier New" w:cs="Courier New"/>
          <w:b/>
          <w:bCs/>
          <w:lang w:eastAsia="ru-RU"/>
        </w:rPr>
        <w:t>_</w:t>
      </w:r>
      <w:r w:rsidRPr="00A022A7">
        <w:rPr>
          <w:rFonts w:ascii="Courier New" w:hAnsi="Courier New" w:cs="Courier New"/>
          <w:b/>
          <w:bCs/>
          <w:lang w:val="en-US" w:eastAsia="ru-RU"/>
        </w:rPr>
        <w:t>output</w:t>
      </w:r>
      <w:r>
        <w:rPr>
          <w:rFonts w:ascii="Courier New" w:hAnsi="Courier New" w:cs="Courier New"/>
          <w:b/>
          <w:bCs/>
          <w:lang w:eastAsia="ru-RU"/>
        </w:rPr>
        <w:t xml:space="preserve">(5) </w:t>
      </w:r>
      <w:r w:rsidRPr="00A022A7">
        <w:rPr>
          <w:lang w:eastAsia="ru-RU"/>
        </w:rPr>
        <w:t>скажет больше чем</w:t>
      </w:r>
      <w:r w:rsidRPr="00A022A7">
        <w:rPr>
          <w:lang w:val="en-US" w:eastAsia="ru-RU"/>
        </w:rPr>
        <w:t> </w:t>
      </w:r>
      <w:r w:rsidRPr="00A022A7">
        <w:rPr>
          <w:rFonts w:ascii="Courier New" w:hAnsi="Courier New" w:cs="Courier New"/>
          <w:b/>
          <w:bCs/>
          <w:lang w:eastAsia="ru-RU"/>
        </w:rPr>
        <w:t>*((</w:t>
      </w:r>
      <w:proofErr w:type="spellStart"/>
      <w:r w:rsidRPr="00A022A7">
        <w:rPr>
          <w:rFonts w:ascii="Courier New" w:hAnsi="Courier New" w:cs="Courier New"/>
          <w:b/>
          <w:bCs/>
          <w:lang w:val="en-US" w:eastAsia="ru-RU"/>
        </w:rPr>
        <w:t>uint</w:t>
      </w:r>
      <w:proofErr w:type="spellEnd"/>
      <w:r w:rsidRPr="00A022A7">
        <w:rPr>
          <w:rFonts w:ascii="Courier New" w:hAnsi="Courier New" w:cs="Courier New"/>
          <w:b/>
          <w:bCs/>
          <w:lang w:eastAsia="ru-RU"/>
        </w:rPr>
        <w:t>32_</w:t>
      </w:r>
      <w:r w:rsidRPr="00A022A7">
        <w:rPr>
          <w:rFonts w:ascii="Courier New" w:hAnsi="Courier New" w:cs="Courier New"/>
          <w:b/>
          <w:bCs/>
          <w:lang w:val="en-US" w:eastAsia="ru-RU"/>
        </w:rPr>
        <w:t>t</w:t>
      </w:r>
      <w:r w:rsidRPr="00A022A7">
        <w:rPr>
          <w:rFonts w:ascii="Courier New" w:hAnsi="Courier New" w:cs="Courier New"/>
          <w:b/>
          <w:bCs/>
          <w:lang w:eastAsia="ru-RU"/>
        </w:rPr>
        <w:t xml:space="preserve"> *) 0</w:t>
      </w:r>
      <w:r w:rsidRPr="00A022A7">
        <w:rPr>
          <w:rFonts w:ascii="Courier New" w:hAnsi="Courier New" w:cs="Courier New"/>
          <w:b/>
          <w:bCs/>
          <w:lang w:val="en-US" w:eastAsia="ru-RU"/>
        </w:rPr>
        <w:t>x</w:t>
      </w:r>
      <w:r w:rsidRPr="00A022A7">
        <w:rPr>
          <w:rFonts w:ascii="Courier New" w:hAnsi="Courier New" w:cs="Courier New"/>
          <w:b/>
          <w:bCs/>
          <w:lang w:eastAsia="ru-RU"/>
        </w:rPr>
        <w:t>10012008) |= 0</w:t>
      </w:r>
      <w:r w:rsidRPr="00A022A7">
        <w:rPr>
          <w:rFonts w:ascii="Courier New" w:hAnsi="Courier New" w:cs="Courier New"/>
          <w:b/>
          <w:bCs/>
          <w:lang w:val="en-US" w:eastAsia="ru-RU"/>
        </w:rPr>
        <w:t>x</w:t>
      </w:r>
      <w:r w:rsidRPr="00A022A7">
        <w:rPr>
          <w:rFonts w:ascii="Courier New" w:hAnsi="Courier New" w:cs="Courier New"/>
          <w:b/>
          <w:bCs/>
          <w:lang w:eastAsia="ru-RU"/>
        </w:rPr>
        <w:t>20</w:t>
      </w:r>
      <w:r w:rsidRPr="00A022A7">
        <w:rPr>
          <w:lang w:eastAsia="ru-RU"/>
        </w:rPr>
        <w:t>.</w:t>
      </w:r>
    </w:p>
    <w:p w14:paraId="07CF5E67" w14:textId="77777777" w:rsidR="00A022A7" w:rsidRDefault="006F566D" w:rsidP="00093A5C">
      <w:pPr>
        <w:rPr>
          <w:lang w:eastAsia="ru-RU"/>
        </w:rPr>
      </w:pPr>
      <w:r w:rsidRPr="006F566D">
        <w:rPr>
          <w:b/>
          <w:bCs/>
          <w:lang w:eastAsia="ru-RU"/>
        </w:rPr>
        <w:t>Переносимость по-прежнему ограничена</w:t>
      </w:r>
      <w:r w:rsidR="00A022A7" w:rsidRPr="006F566D">
        <w:rPr>
          <w:b/>
          <w:bCs/>
          <w:lang w:eastAsia="ru-RU"/>
        </w:rPr>
        <w:t>.</w:t>
      </w:r>
      <w:r w:rsidR="00A022A7" w:rsidRPr="006F566D">
        <w:rPr>
          <w:b/>
          <w:bCs/>
          <w:lang w:eastAsia="ru-RU"/>
        </w:rPr>
        <w:br/>
      </w:r>
      <w:r w:rsidRPr="006F566D">
        <w:rPr>
          <w:lang w:eastAsia="ru-RU"/>
        </w:rPr>
        <w:t xml:space="preserve">В этом макросе по-прежнему отсутствуют база и смещение для изменения регистра. Все это можно сделать во время компиляции с большим количеством макросов и большим терпением. Поскольку в микроконтроллере </w:t>
      </w:r>
      <w:r w:rsidRPr="006F566D">
        <w:rPr>
          <w:lang w:val="en-US" w:eastAsia="ru-RU"/>
        </w:rPr>
        <w:t>FE</w:t>
      </w:r>
      <w:r w:rsidRPr="006F566D">
        <w:rPr>
          <w:lang w:eastAsia="ru-RU"/>
        </w:rPr>
        <w:t xml:space="preserve">310 существует только одно устройство </w:t>
      </w:r>
      <w:r w:rsidRPr="006F566D">
        <w:rPr>
          <w:lang w:val="en-US" w:eastAsia="ru-RU"/>
        </w:rPr>
        <w:t>GPIO</w:t>
      </w:r>
      <w:r w:rsidRPr="006F566D">
        <w:rPr>
          <w:lang w:eastAsia="ru-RU"/>
        </w:rPr>
        <w:t>, этот макрос по-прежнему довольно хорош.</w:t>
      </w:r>
    </w:p>
    <w:p w14:paraId="39654BBE" w14:textId="77777777" w:rsidR="006F566D" w:rsidRDefault="006F566D" w:rsidP="006F566D">
      <w:pPr>
        <w:pStyle w:val="Heading2"/>
      </w:pPr>
      <w:bookmarkStart w:id="13" w:name="_Toc152498885"/>
      <w:r w:rsidRPr="006F566D">
        <w:t>Стоит ли писать наши собственные функции?</w:t>
      </w:r>
      <w:bookmarkEnd w:id="13"/>
    </w:p>
    <w:p w14:paraId="7E1785F2" w14:textId="77777777" w:rsidR="006F566D" w:rsidRPr="00DF248F" w:rsidRDefault="006F566D" w:rsidP="006F566D">
      <w:pPr>
        <w:rPr>
          <w:lang w:eastAsia="ru-RU"/>
        </w:rPr>
      </w:pPr>
      <w:r w:rsidRPr="006F566D">
        <w:rPr>
          <w:lang w:eastAsia="ru-RU"/>
        </w:rPr>
        <w:t xml:space="preserve">Одним из аргументов в пользу ответа “Нет” является то, что функции конфигурации, скорее всего, будут вызваны только один раз, прежде чем мы войдем в основной цикл. </w:t>
      </w:r>
      <w:r w:rsidRPr="00DF248F">
        <w:rPr>
          <w:lang w:eastAsia="ru-RU"/>
        </w:rPr>
        <w:t>В этом случае накладные расходы незначительны.</w:t>
      </w:r>
    </w:p>
    <w:p w14:paraId="677A9185" w14:textId="77777777" w:rsidR="006F566D" w:rsidRDefault="006F566D" w:rsidP="006F566D">
      <w:pPr>
        <w:rPr>
          <w:lang w:eastAsia="ru-RU"/>
        </w:rPr>
      </w:pPr>
      <w:r w:rsidRPr="006F566D">
        <w:rPr>
          <w:lang w:eastAsia="ru-RU"/>
        </w:rPr>
        <w:t>Однако внутри основного цикла используются другие функции, которые могут препятствовать достижению приемлемой скорости выполнения.</w:t>
      </w:r>
    </w:p>
    <w:p w14:paraId="642D77DA" w14:textId="77777777" w:rsidR="006F566D" w:rsidRPr="006F566D" w:rsidRDefault="006F566D" w:rsidP="006F566D">
      <w:pPr>
        <w:rPr>
          <w:lang w:eastAsia="ru-RU"/>
        </w:rPr>
      </w:pPr>
      <w:r w:rsidRPr="006F566D">
        <w:rPr>
          <w:lang w:eastAsia="ru-RU"/>
        </w:rPr>
        <w:t xml:space="preserve">Возьмем, к примеру, функцию </w:t>
      </w:r>
      <w:r w:rsidRPr="006F566D">
        <w:rPr>
          <w:rFonts w:ascii="Courier New" w:hAnsi="Courier New" w:cs="Courier New"/>
          <w:b/>
          <w:bCs/>
          <w:lang w:val="en-US" w:eastAsia="ru-RU"/>
        </w:rPr>
        <w:t>metal</w:t>
      </w:r>
      <w:r w:rsidRPr="006F566D">
        <w:rPr>
          <w:rFonts w:ascii="Courier New" w:hAnsi="Courier New" w:cs="Courier New"/>
          <w:b/>
          <w:bCs/>
          <w:lang w:eastAsia="ru-RU"/>
        </w:rPr>
        <w:t>_</w:t>
      </w:r>
      <w:proofErr w:type="spellStart"/>
      <w:r w:rsidRPr="006F566D">
        <w:rPr>
          <w:rFonts w:ascii="Courier New" w:hAnsi="Courier New" w:cs="Courier New"/>
          <w:b/>
          <w:bCs/>
          <w:lang w:val="en-US" w:eastAsia="ru-RU"/>
        </w:rPr>
        <w:t>gpio</w:t>
      </w:r>
      <w:proofErr w:type="spellEnd"/>
      <w:r w:rsidRPr="006F566D">
        <w:rPr>
          <w:rFonts w:ascii="Courier New" w:hAnsi="Courier New" w:cs="Courier New"/>
          <w:b/>
          <w:bCs/>
          <w:lang w:eastAsia="ru-RU"/>
        </w:rPr>
        <w:t>_</w:t>
      </w:r>
      <w:r w:rsidRPr="006F566D">
        <w:rPr>
          <w:rFonts w:ascii="Courier New" w:hAnsi="Courier New" w:cs="Courier New"/>
          <w:b/>
          <w:bCs/>
          <w:lang w:val="en-US" w:eastAsia="ru-RU"/>
        </w:rPr>
        <w:t>set</w:t>
      </w:r>
      <w:r w:rsidRPr="006F566D">
        <w:rPr>
          <w:rFonts w:ascii="Courier New" w:hAnsi="Courier New" w:cs="Courier New"/>
          <w:b/>
          <w:bCs/>
          <w:lang w:eastAsia="ru-RU"/>
        </w:rPr>
        <w:t>_</w:t>
      </w:r>
      <w:r w:rsidRPr="006F566D">
        <w:rPr>
          <w:rFonts w:ascii="Courier New" w:hAnsi="Courier New" w:cs="Courier New"/>
          <w:b/>
          <w:bCs/>
          <w:lang w:val="en-US" w:eastAsia="ru-RU"/>
        </w:rPr>
        <w:t>pin</w:t>
      </w:r>
      <w:r w:rsidRPr="006F566D">
        <w:rPr>
          <w:rFonts w:ascii="Courier New" w:hAnsi="Courier New" w:cs="Courier New"/>
          <w:b/>
          <w:bCs/>
          <w:lang w:eastAsia="ru-RU"/>
        </w:rPr>
        <w:t>()</w:t>
      </w:r>
      <w:r w:rsidRPr="006F566D">
        <w:rPr>
          <w:lang w:eastAsia="ru-RU"/>
        </w:rPr>
        <w:t xml:space="preserve">. Эта функция используется для включения и выключения светодиода, но она проходит через цепочку функций, очень похожих на то, что мы видели для </w:t>
      </w:r>
      <w:r w:rsidRPr="006F566D">
        <w:rPr>
          <w:rFonts w:ascii="Courier New" w:hAnsi="Courier New" w:cs="Courier New"/>
          <w:b/>
          <w:bCs/>
          <w:lang w:val="en-US" w:eastAsia="ru-RU"/>
        </w:rPr>
        <w:t>metal</w:t>
      </w:r>
      <w:r w:rsidRPr="006F566D">
        <w:rPr>
          <w:rFonts w:ascii="Courier New" w:hAnsi="Courier New" w:cs="Courier New"/>
          <w:b/>
          <w:bCs/>
          <w:lang w:eastAsia="ru-RU"/>
        </w:rPr>
        <w:t>_</w:t>
      </w:r>
      <w:proofErr w:type="spellStart"/>
      <w:r w:rsidRPr="006F566D">
        <w:rPr>
          <w:rFonts w:ascii="Courier New" w:hAnsi="Courier New" w:cs="Courier New"/>
          <w:b/>
          <w:bCs/>
          <w:lang w:val="en-US" w:eastAsia="ru-RU"/>
        </w:rPr>
        <w:t>gpio</w:t>
      </w:r>
      <w:proofErr w:type="spellEnd"/>
      <w:r w:rsidRPr="006F566D">
        <w:rPr>
          <w:rFonts w:ascii="Courier New" w:hAnsi="Courier New" w:cs="Courier New"/>
          <w:b/>
          <w:bCs/>
          <w:lang w:eastAsia="ru-RU"/>
        </w:rPr>
        <w:t>_</w:t>
      </w:r>
      <w:r w:rsidRPr="006F566D">
        <w:rPr>
          <w:rFonts w:ascii="Courier New" w:hAnsi="Courier New" w:cs="Courier New"/>
          <w:b/>
          <w:bCs/>
          <w:lang w:val="en-US" w:eastAsia="ru-RU"/>
        </w:rPr>
        <w:t>enable</w:t>
      </w:r>
      <w:r w:rsidRPr="006F566D">
        <w:rPr>
          <w:rFonts w:ascii="Courier New" w:hAnsi="Courier New" w:cs="Courier New"/>
          <w:b/>
          <w:bCs/>
          <w:lang w:eastAsia="ru-RU"/>
        </w:rPr>
        <w:t>_</w:t>
      </w:r>
      <w:r w:rsidRPr="006F566D">
        <w:rPr>
          <w:rFonts w:ascii="Courier New" w:hAnsi="Courier New" w:cs="Courier New"/>
          <w:b/>
          <w:bCs/>
          <w:lang w:val="en-US" w:eastAsia="ru-RU"/>
        </w:rPr>
        <w:t>output</w:t>
      </w:r>
      <w:r w:rsidRPr="006F566D">
        <w:rPr>
          <w:rFonts w:ascii="Courier New" w:hAnsi="Courier New" w:cs="Courier New"/>
          <w:b/>
          <w:bCs/>
          <w:lang w:eastAsia="ru-RU"/>
        </w:rPr>
        <w:t>()</w:t>
      </w:r>
      <w:r w:rsidRPr="006F566D">
        <w:rPr>
          <w:lang w:eastAsia="ru-RU"/>
        </w:rPr>
        <w:t>.</w:t>
      </w:r>
    </w:p>
    <w:p w14:paraId="3F5BCC8C" w14:textId="77777777" w:rsidR="006F566D" w:rsidRPr="006F566D" w:rsidRDefault="006F566D" w:rsidP="006F566D">
      <w:pPr>
        <w:rPr>
          <w:lang w:eastAsia="ru-RU"/>
        </w:rPr>
      </w:pPr>
      <w:r w:rsidRPr="006F566D">
        <w:rPr>
          <w:lang w:eastAsia="ru-RU"/>
        </w:rPr>
        <w:t xml:space="preserve">Конечно, в нашем примере задержка между вызовами </w:t>
      </w:r>
      <w:r w:rsidRPr="006F566D">
        <w:rPr>
          <w:rFonts w:ascii="Courier New" w:hAnsi="Courier New" w:cs="Courier New"/>
          <w:b/>
          <w:bCs/>
          <w:lang w:val="en-US" w:eastAsia="ru-RU"/>
        </w:rPr>
        <w:t>metal</w:t>
      </w:r>
      <w:r w:rsidRPr="006F566D">
        <w:rPr>
          <w:rFonts w:ascii="Courier New" w:hAnsi="Courier New" w:cs="Courier New"/>
          <w:b/>
          <w:bCs/>
          <w:lang w:eastAsia="ru-RU"/>
        </w:rPr>
        <w:t>_</w:t>
      </w:r>
      <w:proofErr w:type="spellStart"/>
      <w:r w:rsidRPr="006F566D">
        <w:rPr>
          <w:rFonts w:ascii="Courier New" w:hAnsi="Courier New" w:cs="Courier New"/>
          <w:b/>
          <w:bCs/>
          <w:lang w:val="en-US" w:eastAsia="ru-RU"/>
        </w:rPr>
        <w:t>gpio</w:t>
      </w:r>
      <w:proofErr w:type="spellEnd"/>
      <w:r w:rsidRPr="006F566D">
        <w:rPr>
          <w:rFonts w:ascii="Courier New" w:hAnsi="Courier New" w:cs="Courier New"/>
          <w:b/>
          <w:bCs/>
          <w:lang w:eastAsia="ru-RU"/>
        </w:rPr>
        <w:t>_</w:t>
      </w:r>
      <w:r w:rsidRPr="006F566D">
        <w:rPr>
          <w:rFonts w:ascii="Courier New" w:hAnsi="Courier New" w:cs="Courier New"/>
          <w:b/>
          <w:bCs/>
          <w:lang w:val="en-US" w:eastAsia="ru-RU"/>
        </w:rPr>
        <w:t>set</w:t>
      </w:r>
      <w:r w:rsidRPr="006F566D">
        <w:rPr>
          <w:rFonts w:ascii="Courier New" w:hAnsi="Courier New" w:cs="Courier New"/>
          <w:b/>
          <w:bCs/>
          <w:lang w:eastAsia="ru-RU"/>
        </w:rPr>
        <w:t>_</w:t>
      </w:r>
      <w:r w:rsidRPr="006F566D">
        <w:rPr>
          <w:rFonts w:ascii="Courier New" w:hAnsi="Courier New" w:cs="Courier New"/>
          <w:b/>
          <w:bCs/>
          <w:lang w:val="en-US" w:eastAsia="ru-RU"/>
        </w:rPr>
        <w:t>pin</w:t>
      </w:r>
      <w:r w:rsidRPr="006F566D">
        <w:rPr>
          <w:rFonts w:ascii="Courier New" w:hAnsi="Courier New" w:cs="Courier New"/>
          <w:b/>
          <w:bCs/>
          <w:lang w:eastAsia="ru-RU"/>
        </w:rPr>
        <w:t>()</w:t>
      </w:r>
      <w:r>
        <w:rPr>
          <w:rFonts w:ascii="Courier New" w:hAnsi="Courier New" w:cs="Courier New"/>
          <w:b/>
          <w:bCs/>
          <w:lang w:eastAsia="ru-RU"/>
        </w:rPr>
        <w:t xml:space="preserve"> </w:t>
      </w:r>
      <w:r w:rsidRPr="006F566D">
        <w:rPr>
          <w:lang w:eastAsia="ru-RU"/>
        </w:rPr>
        <w:t xml:space="preserve">составляет 500 </w:t>
      </w:r>
      <w:proofErr w:type="spellStart"/>
      <w:r w:rsidRPr="006F566D">
        <w:rPr>
          <w:lang w:eastAsia="ru-RU"/>
        </w:rPr>
        <w:t>мс</w:t>
      </w:r>
      <w:proofErr w:type="spellEnd"/>
      <w:r w:rsidRPr="006F566D">
        <w:rPr>
          <w:lang w:eastAsia="ru-RU"/>
        </w:rPr>
        <w:t xml:space="preserve">. Это занимает полсекунды, поэтому использование макроса, который выполняет задание в 4 командах, не помогло бы в этом конкретном приложении. Однако, возможно, было бы хорошей идеей написать для этого макрос. На самом деле, мы напишем 2 макроса: один для установки </w:t>
      </w:r>
      <w:proofErr w:type="spellStart"/>
      <w:r w:rsidRPr="006F566D">
        <w:rPr>
          <w:lang w:eastAsia="ru-RU"/>
        </w:rPr>
        <w:t>пина</w:t>
      </w:r>
      <w:proofErr w:type="spellEnd"/>
      <w:r w:rsidRPr="006F566D">
        <w:rPr>
          <w:lang w:eastAsia="ru-RU"/>
        </w:rPr>
        <w:t xml:space="preserve">(записав в него 1) и один для очистки </w:t>
      </w:r>
      <w:proofErr w:type="spellStart"/>
      <w:r w:rsidRPr="006F566D">
        <w:rPr>
          <w:lang w:eastAsia="ru-RU"/>
        </w:rPr>
        <w:t>пина</w:t>
      </w:r>
      <w:proofErr w:type="spellEnd"/>
      <w:r w:rsidRPr="006F566D">
        <w:rPr>
          <w:lang w:eastAsia="ru-RU"/>
        </w:rPr>
        <w:t xml:space="preserve"> (записав в него 0).</w:t>
      </w:r>
    </w:p>
    <w:p w14:paraId="3FC2F558" w14:textId="77777777" w:rsidR="006F566D" w:rsidRPr="006F566D" w:rsidRDefault="006F566D" w:rsidP="006F566D">
      <w:pPr>
        <w:rPr>
          <w:lang w:eastAsia="ru-RU"/>
        </w:rPr>
      </w:pPr>
      <w:r w:rsidRPr="006F566D">
        <w:rPr>
          <w:rFonts w:ascii="inherit" w:hAnsi="inherit"/>
          <w:lang w:val="en-US" w:eastAsia="ru-RU"/>
        </w:rPr>
        <w:t> </w:t>
      </w:r>
      <w:r w:rsidRPr="006F566D">
        <w:rPr>
          <w:rFonts w:ascii="inherit" w:hAnsi="inherit"/>
          <w:lang w:eastAsia="ru-RU"/>
        </w:rPr>
        <w:t xml:space="preserve">Для этого нам нужно смещение для регистра </w:t>
      </w:r>
      <w:r w:rsidRPr="006F566D">
        <w:rPr>
          <w:rFonts w:ascii="Courier New" w:hAnsi="Courier New" w:cs="Courier New"/>
          <w:b/>
          <w:bCs/>
          <w:lang w:val="en-US" w:eastAsia="ru-RU"/>
        </w:rPr>
        <w:t>output</w:t>
      </w:r>
      <w:r w:rsidRPr="006F566D">
        <w:rPr>
          <w:rFonts w:ascii="Courier New" w:hAnsi="Courier New" w:cs="Courier New"/>
          <w:b/>
          <w:bCs/>
          <w:lang w:eastAsia="ru-RU"/>
        </w:rPr>
        <w:t>_</w:t>
      </w:r>
      <w:proofErr w:type="spellStart"/>
      <w:r w:rsidRPr="006F566D">
        <w:rPr>
          <w:rFonts w:ascii="Courier New" w:hAnsi="Courier New" w:cs="Courier New"/>
          <w:b/>
          <w:bCs/>
          <w:lang w:val="en-US" w:eastAsia="ru-RU"/>
        </w:rPr>
        <w:t>val</w:t>
      </w:r>
      <w:proofErr w:type="spellEnd"/>
      <w:r w:rsidRPr="006F566D">
        <w:rPr>
          <w:rFonts w:ascii="inherit" w:hAnsi="inherit"/>
          <w:lang w:eastAsia="ru-RU"/>
        </w:rPr>
        <w:t>, которое находится в следующей таблице, которую мы видели ранее:</w:t>
      </w:r>
    </w:p>
    <w:p w14:paraId="354B0CAF" w14:textId="77777777" w:rsidR="006F566D" w:rsidRPr="006F566D" w:rsidRDefault="006F566D" w:rsidP="006F566D">
      <w:pPr>
        <w:rPr>
          <w:lang w:eastAsia="ru-RU"/>
        </w:rPr>
      </w:pPr>
      <w:r w:rsidRPr="006F566D">
        <w:rPr>
          <w:noProof/>
          <w:lang w:eastAsia="ru-RU"/>
        </w:rPr>
        <w:lastRenderedPageBreak/>
        <w:drawing>
          <wp:inline distT="0" distB="0" distL="0" distR="0" wp14:anchorId="273EE0C6" wp14:editId="3241D37D">
            <wp:extent cx="3688080" cy="3459480"/>
            <wp:effectExtent l="0" t="0" r="7620" b="7620"/>
            <wp:docPr id="24" name="Рисунок 24" descr="A table showing the configuration register offsets, their names, and their descri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table showing the configuration register offsets, their names, and their descriptio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88080" cy="3459480"/>
                    </a:xfrm>
                    <a:prstGeom prst="rect">
                      <a:avLst/>
                    </a:prstGeom>
                    <a:noFill/>
                    <a:ln>
                      <a:noFill/>
                    </a:ln>
                  </pic:spPr>
                </pic:pic>
              </a:graphicData>
            </a:graphic>
          </wp:inline>
        </w:drawing>
      </w:r>
      <w:r w:rsidRPr="006F566D">
        <w:rPr>
          <w:lang w:eastAsia="ru-RU"/>
        </w:rPr>
        <w:br/>
      </w:r>
      <w:r w:rsidRPr="006F566D">
        <w:rPr>
          <w:b/>
          <w:bCs/>
          <w:lang w:eastAsia="ru-RU"/>
        </w:rPr>
        <w:t xml:space="preserve">Смещения и описания регистров конфигурации </w:t>
      </w:r>
      <w:r w:rsidRPr="006F566D">
        <w:rPr>
          <w:b/>
          <w:bCs/>
          <w:lang w:val="en-US" w:eastAsia="ru-RU"/>
        </w:rPr>
        <w:t>GPIO</w:t>
      </w:r>
      <w:r w:rsidRPr="006F566D">
        <w:rPr>
          <w:lang w:eastAsia="ru-RU"/>
        </w:rPr>
        <w:br/>
        <w:t>(</w:t>
      </w:r>
      <w:r>
        <w:rPr>
          <w:lang w:eastAsia="ru-RU"/>
        </w:rPr>
        <w:t>Взято с руководства пользователя</w:t>
      </w:r>
      <w:r w:rsidRPr="006F566D">
        <w:rPr>
          <w:lang w:eastAsia="ru-RU"/>
        </w:rPr>
        <w:t xml:space="preserve"> </w:t>
      </w:r>
      <w:r w:rsidRPr="006F566D">
        <w:rPr>
          <w:lang w:val="en-US" w:eastAsia="ru-RU"/>
        </w:rPr>
        <w:t>FE</w:t>
      </w:r>
      <w:r w:rsidRPr="006F566D">
        <w:rPr>
          <w:lang w:eastAsia="ru-RU"/>
        </w:rPr>
        <w:t>310-</w:t>
      </w:r>
      <w:r w:rsidRPr="006F566D">
        <w:rPr>
          <w:lang w:val="en-US" w:eastAsia="ru-RU"/>
        </w:rPr>
        <w:t>G</w:t>
      </w:r>
      <w:r w:rsidRPr="006F566D">
        <w:rPr>
          <w:lang w:eastAsia="ru-RU"/>
        </w:rPr>
        <w:t xml:space="preserve">002, </w:t>
      </w:r>
      <w:r>
        <w:rPr>
          <w:lang w:eastAsia="ru-RU"/>
        </w:rPr>
        <w:t>размещено с разрешения</w:t>
      </w:r>
      <w:r w:rsidRPr="006F566D">
        <w:rPr>
          <w:lang w:eastAsia="ru-RU"/>
        </w:rPr>
        <w:t xml:space="preserve"> </w:t>
      </w:r>
      <w:proofErr w:type="spellStart"/>
      <w:r w:rsidRPr="006F566D">
        <w:rPr>
          <w:lang w:val="en-US" w:eastAsia="ru-RU"/>
        </w:rPr>
        <w:t>SiFive</w:t>
      </w:r>
      <w:proofErr w:type="spellEnd"/>
      <w:r w:rsidRPr="006F566D">
        <w:rPr>
          <w:lang w:eastAsia="ru-RU"/>
        </w:rPr>
        <w:t xml:space="preserve">, </w:t>
      </w:r>
      <w:r w:rsidRPr="006F566D">
        <w:rPr>
          <w:lang w:val="en-US" w:eastAsia="ru-RU"/>
        </w:rPr>
        <w:t>Inc</w:t>
      </w:r>
      <w:r w:rsidRPr="006F566D">
        <w:rPr>
          <w:lang w:eastAsia="ru-RU"/>
        </w:rPr>
        <w:t>.)</w:t>
      </w:r>
    </w:p>
    <w:p w14:paraId="1B3255A4" w14:textId="77777777" w:rsidR="006F566D" w:rsidRPr="006F566D" w:rsidRDefault="006F566D" w:rsidP="006F566D">
      <w:pPr>
        <w:rPr>
          <w:lang w:eastAsia="ru-RU"/>
        </w:rPr>
      </w:pPr>
      <w:r w:rsidRPr="006F566D">
        <w:rPr>
          <w:rFonts w:ascii="inherit" w:hAnsi="inherit"/>
          <w:lang w:val="en-US" w:eastAsia="ru-RU"/>
        </w:rPr>
        <w:t> </w:t>
      </w:r>
    </w:p>
    <w:p w14:paraId="750C33AA" w14:textId="77777777" w:rsidR="006F566D" w:rsidRPr="006F566D" w:rsidRDefault="006F566D" w:rsidP="006F566D">
      <w:pPr>
        <w:rPr>
          <w:lang w:eastAsia="ru-RU"/>
        </w:rPr>
      </w:pPr>
      <w:r>
        <w:rPr>
          <w:lang w:eastAsia="ru-RU"/>
        </w:rPr>
        <w:t>Теперь мы можем записывать функции таким образом</w:t>
      </w:r>
    </w:p>
    <w:p w14:paraId="7026FEB6" w14:textId="77777777" w:rsidR="006F566D" w:rsidRPr="006F566D" w:rsidRDefault="006F566D" w:rsidP="006F566D">
      <w:pPr>
        <w:rPr>
          <w:lang w:val="en-US" w:eastAsia="ru-RU"/>
        </w:rPr>
      </w:pPr>
      <w:r w:rsidRPr="006F566D">
        <w:rPr>
          <w:rFonts w:ascii="Courier New" w:hAnsi="Courier New" w:cs="Courier New"/>
          <w:b/>
          <w:bCs/>
          <w:lang w:val="en-US" w:eastAsia="ru-RU"/>
        </w:rPr>
        <w:t xml:space="preserve">#define  </w:t>
      </w:r>
      <w:proofErr w:type="spellStart"/>
      <w:r w:rsidRPr="006F566D">
        <w:rPr>
          <w:rFonts w:ascii="Courier New" w:hAnsi="Courier New" w:cs="Courier New"/>
          <w:b/>
          <w:bCs/>
          <w:lang w:val="en-US" w:eastAsia="ru-RU"/>
        </w:rPr>
        <w:t>Red_V_set_pin</w:t>
      </w:r>
      <w:proofErr w:type="spellEnd"/>
      <w:r w:rsidRPr="006F566D">
        <w:rPr>
          <w:rFonts w:ascii="Courier New" w:hAnsi="Courier New" w:cs="Courier New"/>
          <w:b/>
          <w:bCs/>
          <w:lang w:val="en-US" w:eastAsia="ru-RU"/>
        </w:rPr>
        <w:t>(x)    *((uint32_t *) 0x1001200C) |= (1&lt;&lt;(x))</w:t>
      </w:r>
      <w:r w:rsidRPr="006F566D">
        <w:rPr>
          <w:rFonts w:ascii="Courier New" w:hAnsi="Courier New" w:cs="Courier New"/>
          <w:b/>
          <w:bCs/>
          <w:lang w:val="en-US" w:eastAsia="ru-RU"/>
        </w:rPr>
        <w:br/>
        <w:t xml:space="preserve">#define  </w:t>
      </w:r>
      <w:proofErr w:type="spellStart"/>
      <w:r w:rsidRPr="006F566D">
        <w:rPr>
          <w:rFonts w:ascii="Courier New" w:hAnsi="Courier New" w:cs="Courier New"/>
          <w:b/>
          <w:bCs/>
          <w:lang w:val="en-US" w:eastAsia="ru-RU"/>
        </w:rPr>
        <w:t>Red_V_clear_pin</w:t>
      </w:r>
      <w:proofErr w:type="spellEnd"/>
      <w:r w:rsidRPr="006F566D">
        <w:rPr>
          <w:rFonts w:ascii="Courier New" w:hAnsi="Courier New" w:cs="Courier New"/>
          <w:b/>
          <w:bCs/>
          <w:lang w:val="en-US" w:eastAsia="ru-RU"/>
        </w:rPr>
        <w:t>(x)    *((uint32_t *) 0x1001200C) &amp;= ~(1&lt;&lt;(x))</w:t>
      </w:r>
      <w:r w:rsidRPr="006F566D">
        <w:rPr>
          <w:rFonts w:ascii="Courier New" w:hAnsi="Courier New" w:cs="Courier New"/>
          <w:b/>
          <w:bCs/>
          <w:lang w:val="en-US" w:eastAsia="ru-RU"/>
        </w:rPr>
        <w:br/>
      </w:r>
    </w:p>
    <w:p w14:paraId="230672FF" w14:textId="77777777" w:rsidR="006F566D" w:rsidRDefault="006F566D" w:rsidP="006F566D">
      <w:pPr>
        <w:rPr>
          <w:lang w:eastAsia="ru-RU"/>
        </w:rPr>
      </w:pPr>
      <w:r w:rsidRPr="006F566D">
        <w:rPr>
          <w:lang w:eastAsia="ru-RU"/>
        </w:rPr>
        <w:t>Как вы, возможно, знаете, установка битов достигается с помощью побитовой операции ИЛИ с маской с единицами в битах, которые мы хотим установить, тогда как очистка битов достигается с помощью побитовой операции И с перевернутой маской.</w:t>
      </w:r>
    </w:p>
    <w:p w14:paraId="4976633F" w14:textId="77777777" w:rsidR="006F566D" w:rsidRPr="00DF248F" w:rsidRDefault="006F566D" w:rsidP="006F566D">
      <w:pPr>
        <w:rPr>
          <w:lang w:eastAsia="ru-RU"/>
        </w:rPr>
      </w:pPr>
      <w:r w:rsidRPr="00DF248F">
        <w:rPr>
          <w:lang w:eastAsia="ru-RU"/>
        </w:rPr>
        <w:t>Заменяя вызовы функций, основной цикл выглядит следующим образом:</w:t>
      </w:r>
    </w:p>
    <w:p w14:paraId="5DCA5415" w14:textId="77777777" w:rsidR="006F566D" w:rsidRPr="006F566D" w:rsidRDefault="006F566D" w:rsidP="006F566D">
      <w:pPr>
        <w:rPr>
          <w:lang w:eastAsia="ru-RU"/>
        </w:rPr>
      </w:pPr>
      <w:r w:rsidRPr="006F566D">
        <w:rPr>
          <w:noProof/>
          <w:lang w:eastAsia="ru-RU"/>
        </w:rPr>
        <w:drawing>
          <wp:inline distT="0" distB="0" distL="0" distR="0" wp14:anchorId="225B27CC" wp14:editId="1E12783B">
            <wp:extent cx="4640580" cy="1262238"/>
            <wp:effectExtent l="0" t="0" r="7620" b="0"/>
            <wp:docPr id="23" name="Рисунок 23" descr="The while loop showing the improved self-made configuration function ca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he while loop showing the improved self-made configuration function call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64674" cy="1268792"/>
                    </a:xfrm>
                    <a:prstGeom prst="rect">
                      <a:avLst/>
                    </a:prstGeom>
                    <a:noFill/>
                    <a:ln>
                      <a:noFill/>
                    </a:ln>
                  </pic:spPr>
                </pic:pic>
              </a:graphicData>
            </a:graphic>
          </wp:inline>
        </w:drawing>
      </w:r>
      <w:r w:rsidRPr="006F566D">
        <w:rPr>
          <w:lang w:eastAsia="ru-RU"/>
        </w:rPr>
        <w:br/>
      </w:r>
      <w:r w:rsidRPr="006F566D">
        <w:rPr>
          <w:b/>
          <w:bCs/>
          <w:lang w:eastAsia="ru-RU"/>
        </w:rPr>
        <w:t>Новая версия основного цикла, использующая наши собственные макрофункции</w:t>
      </w:r>
    </w:p>
    <w:p w14:paraId="36088E8F" w14:textId="77777777" w:rsidR="006F566D" w:rsidRPr="006F566D" w:rsidRDefault="006F566D" w:rsidP="006F566D">
      <w:pPr>
        <w:rPr>
          <w:lang w:eastAsia="ru-RU"/>
        </w:rPr>
      </w:pPr>
      <w:r w:rsidRPr="006F566D">
        <w:rPr>
          <w:rFonts w:ascii="inherit" w:hAnsi="inherit"/>
          <w:lang w:val="en-US" w:eastAsia="ru-RU"/>
        </w:rPr>
        <w:lastRenderedPageBreak/>
        <w:t> </w:t>
      </w:r>
    </w:p>
    <w:p w14:paraId="0151D121" w14:textId="0D3F14E2" w:rsidR="006F566D" w:rsidRDefault="006F566D" w:rsidP="006F566D">
      <w:pPr>
        <w:rPr>
          <w:lang w:eastAsia="ru-RU"/>
        </w:rPr>
      </w:pPr>
      <w:r w:rsidRPr="006F566D">
        <w:rPr>
          <w:lang w:eastAsia="ru-RU"/>
        </w:rPr>
        <w:t xml:space="preserve">Это новое приложение работает точно так же, как и исходное приложение. Помните, что макросы работают намного быстрее, чем функции библиотеки </w:t>
      </w:r>
      <w:r w:rsidRPr="006F566D">
        <w:rPr>
          <w:lang w:val="en-US" w:eastAsia="ru-RU"/>
        </w:rPr>
        <w:t>Freedom</w:t>
      </w:r>
      <w:r w:rsidRPr="006F566D">
        <w:rPr>
          <w:lang w:eastAsia="ru-RU"/>
        </w:rPr>
        <w:t xml:space="preserve"> </w:t>
      </w:r>
      <w:r w:rsidRPr="006F566D">
        <w:rPr>
          <w:lang w:val="en-US" w:eastAsia="ru-RU"/>
        </w:rPr>
        <w:t>Metal</w:t>
      </w:r>
      <w:r w:rsidRPr="006F566D">
        <w:rPr>
          <w:lang w:eastAsia="ru-RU"/>
        </w:rPr>
        <w:t>.</w:t>
      </w:r>
    </w:p>
    <w:p w14:paraId="3AD095E9" w14:textId="77777777" w:rsidR="006F566D" w:rsidRDefault="006F566D" w:rsidP="006F566D">
      <w:pPr>
        <w:rPr>
          <w:lang w:eastAsia="ru-RU"/>
        </w:rPr>
      </w:pPr>
      <w:r w:rsidRPr="006F566D">
        <w:rPr>
          <w:lang w:eastAsia="ru-RU"/>
        </w:rPr>
        <w:t>Итак, чтобы ответить на вопрос: да, написание ваших собственных функций или макросов может быть хорошей идеей. Просто убедитесь, что вам нужна альтернатива, и внимательно прочитайте реализацию библиотеки, чтобы убедиться, что вы выполнили все необходимые проверки безопасности.</w:t>
      </w:r>
    </w:p>
    <w:p w14:paraId="6F13EAF4" w14:textId="77777777" w:rsidR="006F566D" w:rsidRDefault="006F566D" w:rsidP="006F566D">
      <w:pPr>
        <w:rPr>
          <w:rFonts w:eastAsiaTheme="majorEastAsia" w:cstheme="majorBidi"/>
          <w:b/>
          <w:sz w:val="36"/>
          <w:szCs w:val="26"/>
        </w:rPr>
      </w:pPr>
      <w:r w:rsidRPr="006F566D">
        <w:rPr>
          <w:rFonts w:eastAsiaTheme="majorEastAsia" w:cstheme="majorBidi"/>
          <w:b/>
          <w:sz w:val="36"/>
          <w:szCs w:val="26"/>
        </w:rPr>
        <w:t>Подключение внешнего оборудования к плате микроконтроллера</w:t>
      </w:r>
    </w:p>
    <w:p w14:paraId="6A2979BD" w14:textId="77777777" w:rsidR="00AB08A1" w:rsidRDefault="00AB08A1" w:rsidP="006F566D">
      <w:r w:rsidRPr="00AB08A1">
        <w:t>Если вы следите за оборудованием, то именно в этот момент необходимо выполнить некоторые электрические подключения. Это слегка опасно, поэтому вы должны оставаться сосредоточенными и стараться делать все как можно тщательнее и безопаснее.</w:t>
      </w:r>
    </w:p>
    <w:p w14:paraId="54304577" w14:textId="77777777" w:rsidR="00AB08A1" w:rsidRDefault="00AB08A1" w:rsidP="00AB08A1">
      <w:pPr>
        <w:ind w:left="709" w:firstLine="0"/>
      </w:pPr>
      <w:r w:rsidRPr="00AB08A1">
        <w:t>Вот несколько советов по технике безопасности при работе с оборудованием:</w:t>
      </w:r>
    </w:p>
    <w:p w14:paraId="5AE5BF18" w14:textId="77777777" w:rsidR="00AB08A1" w:rsidRPr="00AB08A1" w:rsidRDefault="00AB08A1" w:rsidP="00AB08A1">
      <w:pPr>
        <w:pStyle w:val="ListParagraph"/>
        <w:numPr>
          <w:ilvl w:val="0"/>
          <w:numId w:val="22"/>
        </w:numPr>
        <w:rPr>
          <w:lang w:val="en-US"/>
        </w:rPr>
      </w:pPr>
      <w:r w:rsidRPr="00AB08A1">
        <w:t>Снимите все украшения со своих рук и запястий. Вы же не хотите повредить свой микроконтроллер, случайно удерживая его во время ношения кольца. То же самое касается часов, браслетов и ожерелий.</w:t>
      </w:r>
    </w:p>
    <w:p w14:paraId="3AE0E5E5" w14:textId="77777777" w:rsidR="00AB08A1" w:rsidRPr="00DF248F" w:rsidRDefault="00AB08A1" w:rsidP="00AB08A1">
      <w:pPr>
        <w:pStyle w:val="ListParagraph"/>
        <w:numPr>
          <w:ilvl w:val="0"/>
          <w:numId w:val="22"/>
        </w:numPr>
      </w:pPr>
      <w:r w:rsidRPr="00AB08A1">
        <w:t xml:space="preserve">Всегда работайте на изолированной поверхности. </w:t>
      </w:r>
      <w:r w:rsidRPr="00DF248F">
        <w:t>Никогда не ставьте свое оборудование на металлическую столешницу.</w:t>
      </w:r>
    </w:p>
    <w:p w14:paraId="60E0446D" w14:textId="77777777" w:rsidR="00AB08A1" w:rsidRDefault="00AB08A1" w:rsidP="00AB08A1">
      <w:pPr>
        <w:pStyle w:val="ListParagraph"/>
        <w:numPr>
          <w:ilvl w:val="0"/>
          <w:numId w:val="22"/>
        </w:numPr>
      </w:pPr>
      <w:r w:rsidRPr="00AB08A1">
        <w:t>Мойте руки до и после прикосновения к электронным деталям, так как они могут содержать свинец или другие опасные материалы.</w:t>
      </w:r>
    </w:p>
    <w:p w14:paraId="16ADF952" w14:textId="77777777" w:rsidR="00AB08A1" w:rsidRPr="00AB08A1" w:rsidRDefault="00AB08A1" w:rsidP="00AB08A1">
      <w:pPr>
        <w:pStyle w:val="ListParagraph"/>
        <w:numPr>
          <w:ilvl w:val="0"/>
          <w:numId w:val="22"/>
        </w:numPr>
      </w:pPr>
      <w:r w:rsidRPr="00AB08A1">
        <w:t>Всегда подключайтесь к сети при выключенном питании.</w:t>
      </w:r>
    </w:p>
    <w:p w14:paraId="2B426B99" w14:textId="77777777" w:rsidR="00AB08A1" w:rsidRPr="00AB08A1" w:rsidRDefault="00AB08A1" w:rsidP="00AB08A1">
      <w:pPr>
        <w:pStyle w:val="ListParagraph"/>
        <w:numPr>
          <w:ilvl w:val="0"/>
          <w:numId w:val="22"/>
        </w:numPr>
      </w:pPr>
      <w:r w:rsidRPr="00AB08A1">
        <w:t>Всегда трижды проверяйте свои подключения.</w:t>
      </w:r>
    </w:p>
    <w:p w14:paraId="2E2697E3" w14:textId="77777777" w:rsidR="00AB08A1" w:rsidRPr="00AB08A1" w:rsidRDefault="00AB08A1" w:rsidP="00AB08A1">
      <w:pPr>
        <w:pStyle w:val="ListParagraph"/>
        <w:numPr>
          <w:ilvl w:val="0"/>
          <w:numId w:val="22"/>
        </w:numPr>
      </w:pPr>
      <w:r w:rsidRPr="00AB08A1">
        <w:t>Если сомневаешься, не делай этого.</w:t>
      </w:r>
    </w:p>
    <w:p w14:paraId="199DA800" w14:textId="77777777" w:rsidR="00AB08A1" w:rsidRPr="00AB08A1" w:rsidRDefault="00AB08A1" w:rsidP="006F566D">
      <w:r w:rsidRPr="00AB08A1">
        <w:t>Если у вас есть какие-либо вопросы, перейдите на форум курса.</w:t>
      </w:r>
    </w:p>
    <w:p w14:paraId="5042B4E2" w14:textId="77777777" w:rsidR="00AB08A1" w:rsidRPr="00DF248F" w:rsidRDefault="00AB08A1" w:rsidP="006F566D">
      <w:pPr>
        <w:rPr>
          <w:color w:val="454545"/>
        </w:rPr>
      </w:pPr>
      <w:r w:rsidRPr="00DF248F">
        <w:rPr>
          <w:color w:val="454545"/>
        </w:rPr>
        <w:t>Пайка</w:t>
      </w:r>
    </w:p>
    <w:p w14:paraId="2A221460" w14:textId="77777777" w:rsidR="00AB08A1" w:rsidRPr="00DF248F" w:rsidRDefault="00AB08A1" w:rsidP="006F566D">
      <w:r w:rsidRPr="00DF248F">
        <w:t xml:space="preserve">Если вы хотите подключить внешнее оборудование к вашему </w:t>
      </w:r>
      <w:r w:rsidRPr="00AB08A1">
        <w:rPr>
          <w:lang w:val="en-US"/>
        </w:rPr>
        <w:t>Red</w:t>
      </w:r>
      <w:r w:rsidRPr="00DF248F">
        <w:t>-</w:t>
      </w:r>
      <w:r w:rsidRPr="00AB08A1">
        <w:rPr>
          <w:lang w:val="en-US"/>
        </w:rPr>
        <w:t>V</w:t>
      </w:r>
      <w:r w:rsidRPr="00DF248F">
        <w:t xml:space="preserve"> </w:t>
      </w:r>
      <w:r w:rsidRPr="00AB08A1">
        <w:rPr>
          <w:lang w:val="en-US"/>
        </w:rPr>
        <w:t>Thing</w:t>
      </w:r>
      <w:r w:rsidRPr="00DF248F">
        <w:t xml:space="preserve"> </w:t>
      </w:r>
      <w:r w:rsidRPr="00AB08A1">
        <w:rPr>
          <w:lang w:val="en-US"/>
        </w:rPr>
        <w:t>Plus</w:t>
      </w:r>
      <w:r w:rsidRPr="00DF248F">
        <w:t>, первым шагом является припаивание разъемов к плате.</w:t>
      </w:r>
    </w:p>
    <w:p w14:paraId="78746B48" w14:textId="77777777" w:rsidR="00AB08A1" w:rsidRPr="00DF248F" w:rsidRDefault="00AB08A1" w:rsidP="006F566D">
      <w:r w:rsidRPr="00AB08A1">
        <w:lastRenderedPageBreak/>
        <w:t xml:space="preserve">Имейте в виду, что пайка опасна по целому ряду причин: вы можете случайно обжечься, повредить паяемые детали, вдохнуть пары, вызвать пожар, и этот список можно продолжать. </w:t>
      </w:r>
      <w:r w:rsidRPr="00DF248F">
        <w:t>Вы всегда должны соблюдать все меры предосторожности при пайке.</w:t>
      </w:r>
    </w:p>
    <w:p w14:paraId="2544A324" w14:textId="77777777" w:rsidR="006F566D" w:rsidRDefault="00AB08A1" w:rsidP="006F566D">
      <w:r w:rsidRPr="00AB08A1">
        <w:t>Если у вас нет большого опыта пайки, возможно, вы захотите ознакомиться с</w:t>
      </w:r>
      <w:r>
        <w:t xml:space="preserve"> </w:t>
      </w:r>
      <w:r w:rsidRPr="00AB08A1">
        <w:t xml:space="preserve">руководством от </w:t>
      </w:r>
      <w:proofErr w:type="spellStart"/>
      <w:r w:rsidRPr="00AB08A1">
        <w:rPr>
          <w:lang w:val="en-US"/>
        </w:rPr>
        <w:t>SparkFun</w:t>
      </w:r>
      <w:proofErr w:type="spellEnd"/>
      <w:r w:rsidRPr="00AB08A1">
        <w:t xml:space="preserve"> </w:t>
      </w:r>
      <w:r w:rsidRPr="00AB08A1">
        <w:rPr>
          <w:lang w:val="en-US"/>
        </w:rPr>
        <w:t>Electronics</w:t>
      </w:r>
      <w:r w:rsidRPr="00AB08A1">
        <w:t>.</w:t>
      </w:r>
    </w:p>
    <w:p w14:paraId="55336AD4" w14:textId="77777777" w:rsidR="00AB08A1" w:rsidRPr="00AB08A1" w:rsidRDefault="00AB08A1" w:rsidP="006F566D">
      <w:pPr>
        <w:rPr>
          <w:rFonts w:eastAsiaTheme="majorEastAsia" w:cstheme="majorBidi"/>
          <w:b/>
          <w:sz w:val="36"/>
          <w:szCs w:val="26"/>
        </w:rPr>
      </w:pPr>
      <w:r w:rsidRPr="00AB08A1">
        <w:rPr>
          <w:rFonts w:eastAsiaTheme="majorEastAsia" w:cstheme="majorBidi"/>
          <w:b/>
          <w:sz w:val="36"/>
          <w:szCs w:val="26"/>
        </w:rPr>
        <w:t xml:space="preserve">Установка </w:t>
      </w:r>
      <w:r>
        <w:rPr>
          <w:rFonts w:eastAsiaTheme="majorEastAsia" w:cstheme="majorBidi"/>
          <w:b/>
          <w:sz w:val="36"/>
          <w:szCs w:val="26"/>
        </w:rPr>
        <w:t>разъемов</w:t>
      </w:r>
      <w:r w:rsidRPr="00AB08A1">
        <w:rPr>
          <w:rFonts w:eastAsiaTheme="majorEastAsia" w:cstheme="majorBidi"/>
          <w:b/>
          <w:sz w:val="36"/>
          <w:szCs w:val="26"/>
        </w:rPr>
        <w:t xml:space="preserve"> на </w:t>
      </w:r>
      <w:r w:rsidRPr="00AB08A1">
        <w:rPr>
          <w:rFonts w:eastAsiaTheme="majorEastAsia" w:cstheme="majorBidi"/>
          <w:b/>
          <w:sz w:val="36"/>
          <w:szCs w:val="26"/>
          <w:lang w:val="en-US"/>
        </w:rPr>
        <w:t>Red</w:t>
      </w:r>
      <w:r w:rsidRPr="00AB08A1">
        <w:rPr>
          <w:rFonts w:eastAsiaTheme="majorEastAsia" w:cstheme="majorBidi"/>
          <w:b/>
          <w:sz w:val="36"/>
          <w:szCs w:val="26"/>
        </w:rPr>
        <w:t>-</w:t>
      </w:r>
      <w:r w:rsidRPr="00AB08A1">
        <w:rPr>
          <w:rFonts w:eastAsiaTheme="majorEastAsia" w:cstheme="majorBidi"/>
          <w:b/>
          <w:sz w:val="36"/>
          <w:szCs w:val="26"/>
          <w:lang w:val="en-US"/>
        </w:rPr>
        <w:t>V</w:t>
      </w:r>
      <w:r w:rsidRPr="00AB08A1">
        <w:rPr>
          <w:rFonts w:eastAsiaTheme="majorEastAsia" w:cstheme="majorBidi"/>
          <w:b/>
          <w:sz w:val="36"/>
          <w:szCs w:val="26"/>
        </w:rPr>
        <w:t xml:space="preserve"> </w:t>
      </w:r>
      <w:r w:rsidRPr="00AB08A1">
        <w:rPr>
          <w:rFonts w:eastAsiaTheme="majorEastAsia" w:cstheme="majorBidi"/>
          <w:b/>
          <w:sz w:val="36"/>
          <w:szCs w:val="26"/>
          <w:lang w:val="en-US"/>
        </w:rPr>
        <w:t>Thing</w:t>
      </w:r>
      <w:r w:rsidRPr="00AB08A1">
        <w:rPr>
          <w:rFonts w:eastAsiaTheme="majorEastAsia" w:cstheme="majorBidi"/>
          <w:b/>
          <w:sz w:val="36"/>
          <w:szCs w:val="26"/>
        </w:rPr>
        <w:t xml:space="preserve"> </w:t>
      </w:r>
      <w:r w:rsidRPr="00AB08A1">
        <w:rPr>
          <w:rFonts w:eastAsiaTheme="majorEastAsia" w:cstheme="majorBidi"/>
          <w:b/>
          <w:sz w:val="36"/>
          <w:szCs w:val="26"/>
          <w:lang w:val="en-US"/>
        </w:rPr>
        <w:t>Plus</w:t>
      </w:r>
    </w:p>
    <w:p w14:paraId="30961D2F" w14:textId="77777777" w:rsidR="00AB08A1" w:rsidRPr="00DF248F" w:rsidRDefault="00AB08A1" w:rsidP="00AB08A1">
      <w:pPr>
        <w:rPr>
          <w:lang w:eastAsia="ru-RU"/>
        </w:rPr>
      </w:pPr>
      <w:r w:rsidRPr="00AB08A1">
        <w:rPr>
          <w:lang w:eastAsia="ru-RU"/>
        </w:rPr>
        <w:t xml:space="preserve">Учитывая, что </w:t>
      </w:r>
      <w:r w:rsidRPr="00AB08A1">
        <w:rPr>
          <w:lang w:val="en-US" w:eastAsia="ru-RU"/>
        </w:rPr>
        <w:t>Red</w:t>
      </w:r>
      <w:r w:rsidRPr="00AB08A1">
        <w:rPr>
          <w:lang w:eastAsia="ru-RU"/>
        </w:rPr>
        <w:t>-</w:t>
      </w:r>
      <w:r w:rsidRPr="00AB08A1">
        <w:rPr>
          <w:lang w:val="en-US" w:eastAsia="ru-RU"/>
        </w:rPr>
        <w:t>V</w:t>
      </w:r>
      <w:r w:rsidRPr="00AB08A1">
        <w:rPr>
          <w:lang w:eastAsia="ru-RU"/>
        </w:rPr>
        <w:t xml:space="preserve"> </w:t>
      </w:r>
      <w:r w:rsidRPr="00AB08A1">
        <w:rPr>
          <w:lang w:val="en-US" w:eastAsia="ru-RU"/>
        </w:rPr>
        <w:t>Thing</w:t>
      </w:r>
      <w:r w:rsidRPr="00AB08A1">
        <w:rPr>
          <w:lang w:eastAsia="ru-RU"/>
        </w:rPr>
        <w:t xml:space="preserve"> </w:t>
      </w:r>
      <w:r w:rsidRPr="00AB08A1">
        <w:rPr>
          <w:lang w:val="en-US" w:eastAsia="ru-RU"/>
        </w:rPr>
        <w:t>Plus</w:t>
      </w:r>
      <w:r w:rsidRPr="00AB08A1">
        <w:rPr>
          <w:lang w:eastAsia="ru-RU"/>
        </w:rPr>
        <w:t xml:space="preserve"> имеет 16 накладок с одной стороны и 12 с другой, у вас есть множество вариантов. </w:t>
      </w:r>
      <w:r w:rsidRPr="00DF248F">
        <w:rPr>
          <w:lang w:eastAsia="ru-RU"/>
        </w:rPr>
        <w:t>Вот 3 варианта, упомянутые в списке запчастей:</w:t>
      </w:r>
    </w:p>
    <w:p w14:paraId="09EA6992" w14:textId="77777777" w:rsidR="00AB08A1" w:rsidRPr="00AB08A1" w:rsidRDefault="00AB08A1" w:rsidP="00AB08A1">
      <w:pPr>
        <w:rPr>
          <w:lang w:eastAsia="ru-RU"/>
        </w:rPr>
      </w:pPr>
      <w:r w:rsidRPr="00AB08A1">
        <w:rPr>
          <w:b/>
          <w:bCs/>
          <w:lang w:eastAsia="ru-RU"/>
        </w:rPr>
        <w:t>1</w:t>
      </w:r>
      <w:r w:rsidRPr="00AB08A1">
        <w:rPr>
          <w:lang w:eastAsia="ru-RU"/>
        </w:rPr>
        <w:t>. Вы можете использ</w:t>
      </w:r>
      <w:r>
        <w:rPr>
          <w:lang w:eastAsia="ru-RU"/>
        </w:rPr>
        <w:t>овать короткие штыревые разъемы</w:t>
      </w:r>
      <w:r w:rsidRPr="00AB08A1">
        <w:rPr>
          <w:lang w:eastAsia="ru-RU"/>
        </w:rPr>
        <w:t>. В этом случае вам придется использовать пару 8-контактных разъемов с одной стороны и пару 6-контактных разъемов с другой стороны. Этот комплект используется в плате, которую вы увидите в следующих видео и фотографиях.</w:t>
      </w:r>
    </w:p>
    <w:p w14:paraId="00E0C32F" w14:textId="77777777" w:rsidR="00AB08A1" w:rsidRPr="00AB08A1" w:rsidRDefault="00AB08A1" w:rsidP="00AB08A1">
      <w:pPr>
        <w:rPr>
          <w:lang w:eastAsia="ru-RU"/>
        </w:rPr>
      </w:pPr>
      <w:r w:rsidRPr="00AB08A1">
        <w:rPr>
          <w:noProof/>
          <w:lang w:eastAsia="ru-RU"/>
        </w:rPr>
        <w:drawing>
          <wp:inline distT="0" distB="0" distL="0" distR="0" wp14:anchorId="459B2EF9" wp14:editId="6D65E17E">
            <wp:extent cx="3017520" cy="2209800"/>
            <wp:effectExtent l="0" t="0" r="0" b="0"/>
            <wp:docPr id="27" name="Рисунок 27" descr="Short-pin header set, by SparkFun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hort-pin header set, by SparkFun Electronic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17520" cy="2209800"/>
                    </a:xfrm>
                    <a:prstGeom prst="rect">
                      <a:avLst/>
                    </a:prstGeom>
                    <a:noFill/>
                    <a:ln>
                      <a:noFill/>
                    </a:ln>
                  </pic:spPr>
                </pic:pic>
              </a:graphicData>
            </a:graphic>
          </wp:inline>
        </w:drawing>
      </w:r>
    </w:p>
    <w:p w14:paraId="49AC9DF1" w14:textId="77777777" w:rsidR="00AB08A1" w:rsidRPr="00AB08A1" w:rsidRDefault="00AB08A1" w:rsidP="00AB08A1">
      <w:pPr>
        <w:rPr>
          <w:lang w:eastAsia="ru-RU"/>
        </w:rPr>
      </w:pPr>
      <w:r>
        <w:rPr>
          <w:b/>
          <w:bCs/>
          <w:lang w:eastAsia="ru-RU"/>
        </w:rPr>
        <w:t>Короткие</w:t>
      </w:r>
      <w:r w:rsidRPr="00AB08A1">
        <w:rPr>
          <w:b/>
          <w:bCs/>
          <w:lang w:eastAsia="ru-RU"/>
        </w:rPr>
        <w:t xml:space="preserve"> </w:t>
      </w:r>
      <w:r>
        <w:rPr>
          <w:b/>
          <w:bCs/>
          <w:lang w:eastAsia="ru-RU"/>
        </w:rPr>
        <w:t>штыревые</w:t>
      </w:r>
      <w:r w:rsidRPr="00AB08A1">
        <w:rPr>
          <w:b/>
          <w:bCs/>
          <w:lang w:eastAsia="ru-RU"/>
        </w:rPr>
        <w:t xml:space="preserve"> </w:t>
      </w:r>
      <w:r>
        <w:rPr>
          <w:b/>
          <w:bCs/>
          <w:lang w:eastAsia="ru-RU"/>
        </w:rPr>
        <w:t>разъемы</w:t>
      </w:r>
      <w:r w:rsidRPr="00AB08A1">
        <w:rPr>
          <w:b/>
          <w:bCs/>
          <w:lang w:eastAsia="ru-RU"/>
        </w:rPr>
        <w:t xml:space="preserve"> </w:t>
      </w:r>
      <w:r w:rsidRPr="00AB08A1">
        <w:rPr>
          <w:b/>
          <w:bCs/>
          <w:lang w:eastAsia="ru-RU"/>
        </w:rPr>
        <w:br/>
      </w:r>
      <w:r w:rsidRPr="00AB08A1">
        <w:rPr>
          <w:lang w:eastAsia="ru-RU"/>
        </w:rPr>
        <w:t>(</w:t>
      </w:r>
      <w:r>
        <w:t>Взято</w:t>
      </w:r>
      <w:r w:rsidRPr="00AB08A1">
        <w:t xml:space="preserve"> </w:t>
      </w:r>
      <w:r>
        <w:t>с</w:t>
      </w:r>
      <w:r w:rsidRPr="00AB08A1">
        <w:rPr>
          <w:lang w:val="en-US"/>
        </w:rPr>
        <w:t> </w:t>
      </w:r>
      <w:proofErr w:type="spellStart"/>
      <w:r w:rsidR="000753EB">
        <w:rPr>
          <w:lang w:val="en-US"/>
        </w:rPr>
        <w:fldChar w:fldCharType="begin"/>
      </w:r>
      <w:r w:rsidR="000753EB" w:rsidRPr="000753EB">
        <w:instrText xml:space="preserve"> </w:instrText>
      </w:r>
      <w:r w:rsidR="000753EB">
        <w:rPr>
          <w:lang w:val="en-US"/>
        </w:rPr>
        <w:instrText>HYPERLINK</w:instrText>
      </w:r>
      <w:r w:rsidR="000753EB" w:rsidRPr="000753EB">
        <w:instrText xml:space="preserve"> "</w:instrText>
      </w:r>
      <w:r w:rsidR="000753EB">
        <w:rPr>
          <w:lang w:val="en-US"/>
        </w:rPr>
        <w:instrText>https</w:instrText>
      </w:r>
      <w:r w:rsidR="000753EB" w:rsidRPr="000753EB">
        <w:instrText>://</w:instrText>
      </w:r>
      <w:r w:rsidR="000753EB">
        <w:rPr>
          <w:lang w:val="en-US"/>
        </w:rPr>
        <w:instrText>www</w:instrText>
      </w:r>
      <w:r w:rsidR="000753EB" w:rsidRPr="000753EB">
        <w:instrText>.</w:instrText>
      </w:r>
      <w:r w:rsidR="000753EB">
        <w:rPr>
          <w:lang w:val="en-US"/>
        </w:rPr>
        <w:instrText>sparkfun</w:instrText>
      </w:r>
      <w:r w:rsidR="000753EB" w:rsidRPr="000753EB">
        <w:instrText>.</w:instrText>
      </w:r>
      <w:r w:rsidR="000753EB">
        <w:rPr>
          <w:lang w:val="en-US"/>
        </w:rPr>
        <w:instrText>com</w:instrText>
      </w:r>
      <w:r w:rsidR="000753EB" w:rsidRPr="000753EB">
        <w:instrText>/</w:instrText>
      </w:r>
      <w:r w:rsidR="000753EB">
        <w:rPr>
          <w:lang w:val="en-US"/>
        </w:rPr>
        <w:instrText>products</w:instrText>
      </w:r>
      <w:r w:rsidR="000753EB" w:rsidRPr="000753EB">
        <w:instrText>/11269" \</w:instrText>
      </w:r>
      <w:r w:rsidR="000753EB">
        <w:rPr>
          <w:lang w:val="en-US"/>
        </w:rPr>
        <w:instrText>t</w:instrText>
      </w:r>
      <w:r w:rsidR="000753EB" w:rsidRPr="000753EB">
        <w:instrText xml:space="preserve"> "_</w:instrText>
      </w:r>
      <w:r w:rsidR="000753EB">
        <w:rPr>
          <w:lang w:val="en-US"/>
        </w:rPr>
        <w:instrText>blank</w:instrText>
      </w:r>
      <w:r w:rsidR="000753EB" w:rsidRPr="000753EB">
        <w:instrText xml:space="preserve">" </w:instrText>
      </w:r>
      <w:r w:rsidR="000753EB">
        <w:rPr>
          <w:lang w:val="en-US"/>
        </w:rPr>
      </w:r>
      <w:r w:rsidR="000753EB">
        <w:rPr>
          <w:lang w:val="en-US"/>
        </w:rPr>
        <w:fldChar w:fldCharType="separate"/>
      </w:r>
      <w:r w:rsidRPr="00AB08A1">
        <w:rPr>
          <w:lang w:val="en-US"/>
        </w:rPr>
        <w:t>SparkFun</w:t>
      </w:r>
      <w:proofErr w:type="spellEnd"/>
      <w:r w:rsidRPr="00AB08A1">
        <w:t xml:space="preserve"> </w:t>
      </w:r>
      <w:r w:rsidRPr="00AB08A1">
        <w:rPr>
          <w:lang w:val="en-US"/>
        </w:rPr>
        <w:t>Electronics</w:t>
      </w:r>
      <w:r w:rsidR="000753EB">
        <w:rPr>
          <w:lang w:val="en-US"/>
        </w:rPr>
        <w:fldChar w:fldCharType="end"/>
      </w:r>
      <w:r w:rsidRPr="00AB08A1">
        <w:t xml:space="preserve"> в рамках </w:t>
      </w:r>
      <w:hyperlink r:id="rId30" w:tgtFrame="_blank" w:history="1">
        <w:r w:rsidRPr="00AB08A1">
          <w:rPr>
            <w:lang w:val="en-US"/>
          </w:rPr>
          <w:t>CC</w:t>
        </w:r>
        <w:r w:rsidRPr="00AB08A1">
          <w:t xml:space="preserve"> </w:t>
        </w:r>
        <w:r w:rsidRPr="00AB08A1">
          <w:rPr>
            <w:lang w:val="en-US"/>
          </w:rPr>
          <w:t>BY</w:t>
        </w:r>
        <w:r w:rsidRPr="00AB08A1">
          <w:t xml:space="preserve"> 2.0</w:t>
        </w:r>
      </w:hyperlink>
      <w:r w:rsidRPr="00AB08A1">
        <w:t>)</w:t>
      </w:r>
    </w:p>
    <w:p w14:paraId="7E340568" w14:textId="77777777" w:rsidR="00AB08A1" w:rsidRPr="00AB08A1" w:rsidRDefault="00AB08A1" w:rsidP="00AB08A1">
      <w:pPr>
        <w:rPr>
          <w:lang w:eastAsia="ru-RU"/>
        </w:rPr>
      </w:pPr>
      <w:r w:rsidRPr="00AB08A1">
        <w:rPr>
          <w:b/>
          <w:bCs/>
          <w:lang w:eastAsia="ru-RU"/>
        </w:rPr>
        <w:t>2.</w:t>
      </w:r>
      <w:r w:rsidRPr="00AB08A1">
        <w:rPr>
          <w:lang w:val="en-US" w:eastAsia="ru-RU"/>
        </w:rPr>
        <w:t> </w:t>
      </w:r>
      <w:r w:rsidRPr="00AB08A1">
        <w:rPr>
          <w:lang w:eastAsia="ru-RU"/>
        </w:rPr>
        <w:t xml:space="preserve">Возможно, вы предпочтете удлиненные штифтовые разъемы. </w:t>
      </w:r>
      <w:proofErr w:type="spellStart"/>
      <w:r w:rsidRPr="00AB08A1">
        <w:rPr>
          <w:lang w:eastAsia="ru-RU"/>
        </w:rPr>
        <w:t>Длинноштырьковые</w:t>
      </w:r>
      <w:proofErr w:type="spellEnd"/>
      <w:r w:rsidRPr="00AB08A1">
        <w:rPr>
          <w:lang w:eastAsia="ru-RU"/>
        </w:rPr>
        <w:t xml:space="preserve"> разъемы популярны в дополнительных платах, таких как </w:t>
      </w:r>
      <w:r w:rsidRPr="00AB08A1">
        <w:rPr>
          <w:lang w:val="en-US" w:eastAsia="ru-RU"/>
        </w:rPr>
        <w:t>Arduino</w:t>
      </w:r>
      <w:r w:rsidRPr="00AB08A1">
        <w:rPr>
          <w:lang w:eastAsia="ru-RU"/>
        </w:rPr>
        <w:t xml:space="preserve"> </w:t>
      </w:r>
      <w:r w:rsidRPr="00AB08A1">
        <w:rPr>
          <w:lang w:val="en-US" w:eastAsia="ru-RU"/>
        </w:rPr>
        <w:t>shields</w:t>
      </w:r>
      <w:r w:rsidRPr="00AB08A1">
        <w:rPr>
          <w:lang w:eastAsia="ru-RU"/>
        </w:rPr>
        <w:t>, которые предназначены для установки поверх других плат.</w:t>
      </w:r>
      <w:r w:rsidRPr="00AB08A1">
        <w:rPr>
          <w:rFonts w:ascii="inherit" w:hAnsi="inherit"/>
          <w:noProof/>
          <w:color w:val="000000"/>
          <w:sz w:val="22"/>
          <w:bdr w:val="none" w:sz="0" w:space="0" w:color="auto" w:frame="1"/>
          <w:lang w:eastAsia="ru-RU"/>
        </w:rPr>
        <w:lastRenderedPageBreak/>
        <w:drawing>
          <wp:inline distT="0" distB="0" distL="0" distR="0" wp14:anchorId="78889335" wp14:editId="2A8462F3">
            <wp:extent cx="2476500" cy="1897380"/>
            <wp:effectExtent l="0" t="0" r="0" b="7620"/>
            <wp:docPr id="26" name="Рисунок 26" descr="https://lh5.googleusercontent.com/U8mIs0Yj_8b3_Nb8cBQqCqiBzH1U6on2getRlfqdgSp8VDn6TaveSFIBByVr-jpuY3Ok1DzR33vkYfk3k--mmPErnMjOruGm5L94OQmSi-ibUIZr0cvM2qx9t8ISFw5cRD_w2L9PVbc5lfm3j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5.googleusercontent.com/U8mIs0Yj_8b3_Nb8cBQqCqiBzH1U6on2getRlfqdgSp8VDn6TaveSFIBByVr-jpuY3Ok1DzR33vkYfk3k--mmPErnMjOruGm5L94OQmSi-ibUIZr0cvM2qx9t8ISFw5cRD_w2L9PVbc5lfm3j4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76500" cy="1897380"/>
                    </a:xfrm>
                    <a:prstGeom prst="rect">
                      <a:avLst/>
                    </a:prstGeom>
                    <a:noFill/>
                    <a:ln>
                      <a:noFill/>
                    </a:ln>
                  </pic:spPr>
                </pic:pic>
              </a:graphicData>
            </a:graphic>
          </wp:inline>
        </w:drawing>
      </w:r>
      <w:r w:rsidRPr="00AB08A1">
        <w:rPr>
          <w:lang w:eastAsia="ru-RU"/>
        </w:rPr>
        <w:br/>
      </w:r>
      <w:r>
        <w:rPr>
          <w:b/>
          <w:bCs/>
          <w:lang w:eastAsia="ru-RU"/>
        </w:rPr>
        <w:t>Набор</w:t>
      </w:r>
      <w:r w:rsidRPr="00AB08A1">
        <w:rPr>
          <w:b/>
          <w:bCs/>
          <w:lang w:eastAsia="ru-RU"/>
        </w:rPr>
        <w:t xml:space="preserve"> </w:t>
      </w:r>
      <w:proofErr w:type="spellStart"/>
      <w:r>
        <w:rPr>
          <w:b/>
          <w:bCs/>
          <w:lang w:eastAsia="ru-RU"/>
        </w:rPr>
        <w:t>длиноштыревых</w:t>
      </w:r>
      <w:proofErr w:type="spellEnd"/>
      <w:r w:rsidRPr="00AB08A1">
        <w:rPr>
          <w:b/>
          <w:bCs/>
          <w:lang w:eastAsia="ru-RU"/>
        </w:rPr>
        <w:t xml:space="preserve"> </w:t>
      </w:r>
      <w:r>
        <w:rPr>
          <w:b/>
          <w:bCs/>
          <w:lang w:eastAsia="ru-RU"/>
        </w:rPr>
        <w:t>разъемов</w:t>
      </w:r>
      <w:r w:rsidRPr="00AB08A1">
        <w:rPr>
          <w:lang w:eastAsia="ru-RU"/>
        </w:rPr>
        <w:br/>
        <w:t>(</w:t>
      </w:r>
      <w:r>
        <w:t>Взято</w:t>
      </w:r>
      <w:r w:rsidRPr="00AB08A1">
        <w:t xml:space="preserve"> </w:t>
      </w:r>
      <w:r>
        <w:t>с</w:t>
      </w:r>
      <w:r w:rsidRPr="00AB08A1">
        <w:rPr>
          <w:lang w:val="en-US"/>
        </w:rPr>
        <w:t> </w:t>
      </w:r>
      <w:proofErr w:type="spellStart"/>
      <w:r w:rsidR="000753EB">
        <w:rPr>
          <w:lang w:val="en-US"/>
        </w:rPr>
        <w:fldChar w:fldCharType="begin"/>
      </w:r>
      <w:r w:rsidR="000753EB" w:rsidRPr="000753EB">
        <w:instrText xml:space="preserve"> </w:instrText>
      </w:r>
      <w:r w:rsidR="000753EB">
        <w:rPr>
          <w:lang w:val="en-US"/>
        </w:rPr>
        <w:instrText>HYPERLINK</w:instrText>
      </w:r>
      <w:r w:rsidR="000753EB" w:rsidRPr="000753EB">
        <w:instrText xml:space="preserve"> "</w:instrText>
      </w:r>
      <w:r w:rsidR="000753EB">
        <w:rPr>
          <w:lang w:val="en-US"/>
        </w:rPr>
        <w:instrText>https</w:instrText>
      </w:r>
      <w:r w:rsidR="000753EB" w:rsidRPr="000753EB">
        <w:instrText>://</w:instrText>
      </w:r>
      <w:r w:rsidR="000753EB">
        <w:rPr>
          <w:lang w:val="en-US"/>
        </w:rPr>
        <w:instrText>www</w:instrText>
      </w:r>
      <w:r w:rsidR="000753EB" w:rsidRPr="000753EB">
        <w:instrText>.</w:instrText>
      </w:r>
      <w:r w:rsidR="000753EB">
        <w:rPr>
          <w:lang w:val="en-US"/>
        </w:rPr>
        <w:instrText>sparkfun</w:instrText>
      </w:r>
      <w:r w:rsidR="000753EB" w:rsidRPr="000753EB">
        <w:instrText>.</w:instrText>
      </w:r>
      <w:r w:rsidR="000753EB">
        <w:rPr>
          <w:lang w:val="en-US"/>
        </w:rPr>
        <w:instrText>com</w:instrText>
      </w:r>
      <w:r w:rsidR="000753EB" w:rsidRPr="000753EB">
        <w:instrText>/</w:instrText>
      </w:r>
      <w:r w:rsidR="000753EB">
        <w:rPr>
          <w:lang w:val="en-US"/>
        </w:rPr>
        <w:instrText>products</w:instrText>
      </w:r>
      <w:r w:rsidR="000753EB" w:rsidRPr="000753EB">
        <w:instrText>/11269" \</w:instrText>
      </w:r>
      <w:r w:rsidR="000753EB">
        <w:rPr>
          <w:lang w:val="en-US"/>
        </w:rPr>
        <w:instrText>t</w:instrText>
      </w:r>
      <w:r w:rsidR="000753EB" w:rsidRPr="000753EB">
        <w:instrText xml:space="preserve"> "_</w:instrText>
      </w:r>
      <w:r w:rsidR="000753EB">
        <w:rPr>
          <w:lang w:val="en-US"/>
        </w:rPr>
        <w:instrText>blank</w:instrText>
      </w:r>
      <w:r w:rsidR="000753EB" w:rsidRPr="000753EB">
        <w:instrText xml:space="preserve">" </w:instrText>
      </w:r>
      <w:r w:rsidR="000753EB">
        <w:rPr>
          <w:lang w:val="en-US"/>
        </w:rPr>
      </w:r>
      <w:r w:rsidR="000753EB">
        <w:rPr>
          <w:lang w:val="en-US"/>
        </w:rPr>
        <w:fldChar w:fldCharType="separate"/>
      </w:r>
      <w:r w:rsidRPr="00AB08A1">
        <w:rPr>
          <w:lang w:val="en-US"/>
        </w:rPr>
        <w:t>SparkFun</w:t>
      </w:r>
      <w:proofErr w:type="spellEnd"/>
      <w:r w:rsidRPr="00AB08A1">
        <w:t xml:space="preserve"> </w:t>
      </w:r>
      <w:r w:rsidRPr="00AB08A1">
        <w:rPr>
          <w:lang w:val="en-US"/>
        </w:rPr>
        <w:t>Electronics</w:t>
      </w:r>
      <w:r w:rsidR="000753EB">
        <w:rPr>
          <w:lang w:val="en-US"/>
        </w:rPr>
        <w:fldChar w:fldCharType="end"/>
      </w:r>
      <w:r w:rsidRPr="00AB08A1">
        <w:t xml:space="preserve"> в рамках </w:t>
      </w:r>
      <w:hyperlink r:id="rId32" w:tgtFrame="_blank" w:history="1">
        <w:r w:rsidRPr="00AB08A1">
          <w:rPr>
            <w:lang w:val="en-US"/>
          </w:rPr>
          <w:t>CC</w:t>
        </w:r>
        <w:r w:rsidRPr="00AB08A1">
          <w:t xml:space="preserve"> </w:t>
        </w:r>
        <w:r w:rsidRPr="00AB08A1">
          <w:rPr>
            <w:lang w:val="en-US"/>
          </w:rPr>
          <w:t>BY</w:t>
        </w:r>
        <w:r w:rsidRPr="00AB08A1">
          <w:t xml:space="preserve"> 2.0</w:t>
        </w:r>
      </w:hyperlink>
      <w:r w:rsidRPr="00AB08A1">
        <w:t>)</w:t>
      </w:r>
    </w:p>
    <w:p w14:paraId="2CC070CD" w14:textId="77777777" w:rsidR="00AB08A1" w:rsidRPr="00AB08A1" w:rsidRDefault="00AB08A1" w:rsidP="00AB08A1">
      <w:pPr>
        <w:rPr>
          <w:lang w:eastAsia="ru-RU"/>
        </w:rPr>
      </w:pPr>
      <w:r w:rsidRPr="00AB08A1">
        <w:rPr>
          <w:b/>
          <w:bCs/>
          <w:lang w:eastAsia="ru-RU"/>
        </w:rPr>
        <w:t>3.</w:t>
      </w:r>
      <w:r w:rsidRPr="00AB08A1">
        <w:rPr>
          <w:lang w:val="en-US" w:eastAsia="ru-RU"/>
        </w:rPr>
        <w:t> </w:t>
      </w:r>
      <w:r w:rsidRPr="00AB08A1">
        <w:rPr>
          <w:lang w:eastAsia="ru-RU"/>
        </w:rPr>
        <w:t xml:space="preserve">Вы также можете использовать </w:t>
      </w:r>
      <w:r>
        <w:rPr>
          <w:lang w:eastAsia="ru-RU"/>
        </w:rPr>
        <w:t>двойные</w:t>
      </w:r>
      <w:r w:rsidRPr="00AB08A1">
        <w:rPr>
          <w:lang w:eastAsia="ru-RU"/>
        </w:rPr>
        <w:t xml:space="preserve"> разъемы. Это 40-контактная полоска, поэтому вам придется разделить ее на 16-контактную и 12-контактную секции. Если вы используете их, имейте в виду, что для штекерных разъемов требуются соединительные провода с внутренним концом.</w:t>
      </w:r>
    </w:p>
    <w:p w14:paraId="6DB4326D" w14:textId="77777777" w:rsidR="00AB08A1" w:rsidRPr="00AB08A1" w:rsidRDefault="00AB08A1" w:rsidP="00AB08A1">
      <w:pPr>
        <w:rPr>
          <w:lang w:eastAsia="ru-RU"/>
        </w:rPr>
      </w:pPr>
      <w:r w:rsidRPr="00AB08A1">
        <w:rPr>
          <w:rFonts w:ascii="inherit" w:hAnsi="inherit"/>
          <w:noProof/>
          <w:color w:val="000000"/>
          <w:sz w:val="22"/>
          <w:bdr w:val="none" w:sz="0" w:space="0" w:color="auto" w:frame="1"/>
          <w:lang w:eastAsia="ru-RU"/>
        </w:rPr>
        <w:drawing>
          <wp:inline distT="0" distB="0" distL="0" distR="0" wp14:anchorId="33D4C025" wp14:editId="03DC2A4E">
            <wp:extent cx="2636520" cy="2095500"/>
            <wp:effectExtent l="0" t="0" r="0" b="0"/>
            <wp:docPr id="25" name="Рисунок 25" descr="https://lh3.googleusercontent.com/R801mopeA6viFSYOFS9JbmqCYB-zS-XtkEHAGNFe_uPM2l4aUxHd5bWxls7DfVA6goig-wFhPDPHFiJos6Dr0AEt-j7yWB0tokxG8y8E18aQkZP1m3kKAb7HOm0aFjH-HgyVRkUZWjos2-BPP_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3.googleusercontent.com/R801mopeA6viFSYOFS9JbmqCYB-zS-XtkEHAGNFe_uPM2l4aUxHd5bWxls7DfVA6goig-wFhPDPHFiJos6Dr0AEt-j7yWB0tokxG8y8E18aQkZP1m3kKAb7HOm0aFjH-HgyVRkUZWjos2-BPP_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36520" cy="2095500"/>
                    </a:xfrm>
                    <a:prstGeom prst="rect">
                      <a:avLst/>
                    </a:prstGeom>
                    <a:noFill/>
                    <a:ln>
                      <a:noFill/>
                    </a:ln>
                  </pic:spPr>
                </pic:pic>
              </a:graphicData>
            </a:graphic>
          </wp:inline>
        </w:drawing>
      </w:r>
      <w:r w:rsidRPr="00AB08A1">
        <w:rPr>
          <w:rFonts w:ascii="inherit" w:hAnsi="inherit"/>
          <w:color w:val="000000"/>
          <w:sz w:val="22"/>
          <w:bdr w:val="none" w:sz="0" w:space="0" w:color="auto" w:frame="1"/>
          <w:lang w:eastAsia="ru-RU"/>
        </w:rPr>
        <w:br/>
      </w:r>
    </w:p>
    <w:p w14:paraId="34FF6427" w14:textId="77777777" w:rsidR="00AB08A1" w:rsidRDefault="00AB08A1" w:rsidP="006F566D">
      <w:r>
        <w:rPr>
          <w:b/>
          <w:bCs/>
          <w:lang w:eastAsia="ru-RU"/>
        </w:rPr>
        <w:t>40-элементный набор</w:t>
      </w:r>
      <w:r w:rsidRPr="00AB08A1">
        <w:rPr>
          <w:lang w:eastAsia="ru-RU"/>
        </w:rPr>
        <w:br/>
        <w:t>(</w:t>
      </w:r>
      <w:r>
        <w:t>Взято</w:t>
      </w:r>
      <w:r w:rsidRPr="00AB08A1">
        <w:t xml:space="preserve"> </w:t>
      </w:r>
      <w:r>
        <w:t>с</w:t>
      </w:r>
      <w:r w:rsidRPr="00AB08A1">
        <w:rPr>
          <w:lang w:val="en-US"/>
        </w:rPr>
        <w:t> </w:t>
      </w:r>
      <w:proofErr w:type="spellStart"/>
      <w:r w:rsidR="000753EB">
        <w:rPr>
          <w:lang w:val="en-US"/>
        </w:rPr>
        <w:fldChar w:fldCharType="begin"/>
      </w:r>
      <w:r w:rsidR="000753EB" w:rsidRPr="000753EB">
        <w:instrText xml:space="preserve"> </w:instrText>
      </w:r>
      <w:r w:rsidR="000753EB">
        <w:rPr>
          <w:lang w:val="en-US"/>
        </w:rPr>
        <w:instrText>HYPERLINK</w:instrText>
      </w:r>
      <w:r w:rsidR="000753EB" w:rsidRPr="000753EB">
        <w:instrText xml:space="preserve"> "</w:instrText>
      </w:r>
      <w:r w:rsidR="000753EB">
        <w:rPr>
          <w:lang w:val="en-US"/>
        </w:rPr>
        <w:instrText>https</w:instrText>
      </w:r>
      <w:r w:rsidR="000753EB" w:rsidRPr="000753EB">
        <w:instrText>://</w:instrText>
      </w:r>
      <w:r w:rsidR="000753EB">
        <w:rPr>
          <w:lang w:val="en-US"/>
        </w:rPr>
        <w:instrText>www</w:instrText>
      </w:r>
      <w:r w:rsidR="000753EB" w:rsidRPr="000753EB">
        <w:instrText>.</w:instrText>
      </w:r>
      <w:r w:rsidR="000753EB">
        <w:rPr>
          <w:lang w:val="en-US"/>
        </w:rPr>
        <w:instrText>sparkfun</w:instrText>
      </w:r>
      <w:r w:rsidR="000753EB" w:rsidRPr="000753EB">
        <w:instrText>.</w:instrText>
      </w:r>
      <w:r w:rsidR="000753EB">
        <w:rPr>
          <w:lang w:val="en-US"/>
        </w:rPr>
        <w:instrText>com</w:instrText>
      </w:r>
      <w:r w:rsidR="000753EB" w:rsidRPr="000753EB">
        <w:instrText>/</w:instrText>
      </w:r>
      <w:r w:rsidR="000753EB">
        <w:rPr>
          <w:lang w:val="en-US"/>
        </w:rPr>
        <w:instrText>products</w:instrText>
      </w:r>
      <w:r w:rsidR="000753EB" w:rsidRPr="000753EB">
        <w:instrText>/11269" \</w:instrText>
      </w:r>
      <w:r w:rsidR="000753EB">
        <w:rPr>
          <w:lang w:val="en-US"/>
        </w:rPr>
        <w:instrText>t</w:instrText>
      </w:r>
      <w:r w:rsidR="000753EB" w:rsidRPr="000753EB">
        <w:instrText xml:space="preserve"> "_</w:instrText>
      </w:r>
      <w:r w:rsidR="000753EB">
        <w:rPr>
          <w:lang w:val="en-US"/>
        </w:rPr>
        <w:instrText>blank</w:instrText>
      </w:r>
      <w:r w:rsidR="000753EB" w:rsidRPr="000753EB">
        <w:instrText xml:space="preserve">" </w:instrText>
      </w:r>
      <w:r w:rsidR="000753EB">
        <w:rPr>
          <w:lang w:val="en-US"/>
        </w:rPr>
      </w:r>
      <w:r w:rsidR="000753EB">
        <w:rPr>
          <w:lang w:val="en-US"/>
        </w:rPr>
        <w:fldChar w:fldCharType="separate"/>
      </w:r>
      <w:r w:rsidRPr="00AB08A1">
        <w:rPr>
          <w:lang w:val="en-US"/>
        </w:rPr>
        <w:t>SparkFun</w:t>
      </w:r>
      <w:proofErr w:type="spellEnd"/>
      <w:r w:rsidRPr="00AB08A1">
        <w:t xml:space="preserve"> </w:t>
      </w:r>
      <w:r w:rsidRPr="00AB08A1">
        <w:rPr>
          <w:lang w:val="en-US"/>
        </w:rPr>
        <w:t>Electronics</w:t>
      </w:r>
      <w:r w:rsidR="000753EB">
        <w:rPr>
          <w:lang w:val="en-US"/>
        </w:rPr>
        <w:fldChar w:fldCharType="end"/>
      </w:r>
      <w:r w:rsidRPr="00AB08A1">
        <w:t xml:space="preserve"> в рамках </w:t>
      </w:r>
      <w:hyperlink r:id="rId34" w:tgtFrame="_blank" w:history="1">
        <w:r w:rsidRPr="00AB08A1">
          <w:rPr>
            <w:lang w:val="en-US"/>
          </w:rPr>
          <w:t>CC</w:t>
        </w:r>
        <w:r w:rsidRPr="00AB08A1">
          <w:t xml:space="preserve"> </w:t>
        </w:r>
        <w:r w:rsidRPr="00AB08A1">
          <w:rPr>
            <w:lang w:val="en-US"/>
          </w:rPr>
          <w:t>BY</w:t>
        </w:r>
        <w:r w:rsidRPr="00AB08A1">
          <w:t xml:space="preserve"> 2.0</w:t>
        </w:r>
      </w:hyperlink>
      <w:r w:rsidRPr="00AB08A1">
        <w:t>)</w:t>
      </w:r>
    </w:p>
    <w:p w14:paraId="44B1FD04" w14:textId="77777777" w:rsidR="00AB08A1" w:rsidRPr="00AB08A1" w:rsidRDefault="00AB08A1" w:rsidP="00AB08A1">
      <w:pPr>
        <w:pStyle w:val="Heading2"/>
        <w:rPr>
          <w:lang w:val="en-US"/>
        </w:rPr>
      </w:pPr>
      <w:bookmarkStart w:id="14" w:name="_Toc152498886"/>
      <w:r w:rsidRPr="00AB08A1">
        <w:rPr>
          <w:lang w:val="en-US"/>
        </w:rPr>
        <w:t xml:space="preserve">Red-V Thing Plus </w:t>
      </w:r>
      <w:r>
        <w:t>с</w:t>
      </w:r>
      <w:r w:rsidRPr="00AB08A1">
        <w:rPr>
          <w:lang w:val="en-US"/>
        </w:rPr>
        <w:t xml:space="preserve"> </w:t>
      </w:r>
      <w:r>
        <w:t>разъемами</w:t>
      </w:r>
      <w:bookmarkEnd w:id="14"/>
    </w:p>
    <w:p w14:paraId="7B445BEA" w14:textId="77777777" w:rsidR="00AB08A1" w:rsidRPr="00CA7DF7" w:rsidRDefault="00AB08A1" w:rsidP="00AB08A1">
      <w:r w:rsidRPr="00AB08A1">
        <w:t xml:space="preserve">В попытке дать вам справочный пример, здесь мы приводим несколько фотографий нашей платы до и после пайки правильно припаянных гнездовых разъемов с короткими контактами. </w:t>
      </w:r>
      <w:r w:rsidRPr="00CA7DF7">
        <w:t>Не стесняйтесь увеличивать их для лучшей детализации.</w:t>
      </w:r>
    </w:p>
    <w:p w14:paraId="08871B91" w14:textId="77777777" w:rsidR="00AB08A1" w:rsidRPr="00CA7DF7" w:rsidRDefault="00AB08A1" w:rsidP="00AB08A1">
      <w:r>
        <w:t>Во</w:t>
      </w:r>
      <w:r w:rsidR="00CA7DF7">
        <w:t>т как выглядит плата без припаянных разъемов:</w:t>
      </w:r>
    </w:p>
    <w:p w14:paraId="42395162" w14:textId="77777777" w:rsidR="00CA7DF7" w:rsidRPr="00CA7DF7" w:rsidRDefault="00AB08A1" w:rsidP="00AB08A1">
      <w:pPr>
        <w:rPr>
          <w:rStyle w:val="Strong"/>
          <w:rFonts w:ascii="Arial" w:hAnsi="Arial" w:cs="Arial"/>
          <w:color w:val="313131"/>
          <w:sz w:val="27"/>
          <w:szCs w:val="27"/>
        </w:rPr>
      </w:pPr>
      <w:r>
        <w:rPr>
          <w:noProof/>
          <w:lang w:eastAsia="ru-RU"/>
        </w:rPr>
        <w:lastRenderedPageBreak/>
        <w:drawing>
          <wp:inline distT="0" distB="0" distL="0" distR="0" wp14:anchorId="304FA42A" wp14:editId="7A59B114">
            <wp:extent cx="3810000" cy="2407920"/>
            <wp:effectExtent l="0" t="0" r="0" b="0"/>
            <wp:docPr id="33" name="Рисунок 33" descr="A photograph of the Red-V Thing Plus prior to going through the soldering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 photograph of the Red-V Thing Plus prior to going through the soldering proces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810000" cy="2407920"/>
                    </a:xfrm>
                    <a:prstGeom prst="rect">
                      <a:avLst/>
                    </a:prstGeom>
                    <a:noFill/>
                    <a:ln>
                      <a:noFill/>
                    </a:ln>
                  </pic:spPr>
                </pic:pic>
              </a:graphicData>
            </a:graphic>
          </wp:inline>
        </w:drawing>
      </w:r>
      <w:r w:rsidRPr="00CA7DF7">
        <w:br/>
      </w:r>
      <w:r w:rsidRPr="00CA7DF7">
        <w:br/>
      </w:r>
      <w:r w:rsidR="00CA7DF7" w:rsidRPr="00CA7DF7">
        <w:rPr>
          <w:rStyle w:val="Strong"/>
          <w:rFonts w:ascii="Arial" w:hAnsi="Arial" w:cs="Arial"/>
          <w:color w:val="313131"/>
          <w:sz w:val="27"/>
          <w:szCs w:val="27"/>
          <w:lang w:val="en-US"/>
        </w:rPr>
        <w:t>Red</w:t>
      </w:r>
      <w:r w:rsidR="00CA7DF7" w:rsidRPr="00CA7DF7">
        <w:rPr>
          <w:rStyle w:val="Strong"/>
          <w:rFonts w:ascii="Arial" w:hAnsi="Arial" w:cs="Arial"/>
          <w:color w:val="313131"/>
          <w:sz w:val="27"/>
          <w:szCs w:val="27"/>
        </w:rPr>
        <w:t>-</w:t>
      </w:r>
      <w:r w:rsidR="00CA7DF7" w:rsidRPr="00CA7DF7">
        <w:rPr>
          <w:rStyle w:val="Strong"/>
          <w:rFonts w:ascii="Arial" w:hAnsi="Arial" w:cs="Arial"/>
          <w:color w:val="313131"/>
          <w:sz w:val="27"/>
          <w:szCs w:val="27"/>
          <w:lang w:val="en-US"/>
        </w:rPr>
        <w:t>V</w:t>
      </w:r>
      <w:r w:rsidR="00CA7DF7" w:rsidRPr="00CA7DF7">
        <w:rPr>
          <w:rStyle w:val="Strong"/>
          <w:rFonts w:ascii="Arial" w:hAnsi="Arial" w:cs="Arial"/>
          <w:color w:val="313131"/>
          <w:sz w:val="27"/>
          <w:szCs w:val="27"/>
        </w:rPr>
        <w:t xml:space="preserve"> </w:t>
      </w:r>
      <w:r w:rsidR="00CA7DF7" w:rsidRPr="00CA7DF7">
        <w:rPr>
          <w:rStyle w:val="Strong"/>
          <w:rFonts w:ascii="Arial" w:hAnsi="Arial" w:cs="Arial"/>
          <w:color w:val="313131"/>
          <w:sz w:val="27"/>
          <w:szCs w:val="27"/>
          <w:lang w:val="en-US"/>
        </w:rPr>
        <w:t>Thing</w:t>
      </w:r>
      <w:r w:rsidR="00CA7DF7" w:rsidRPr="00CA7DF7">
        <w:rPr>
          <w:rStyle w:val="Strong"/>
          <w:rFonts w:ascii="Arial" w:hAnsi="Arial" w:cs="Arial"/>
          <w:color w:val="313131"/>
          <w:sz w:val="27"/>
          <w:szCs w:val="27"/>
        </w:rPr>
        <w:t xml:space="preserve"> </w:t>
      </w:r>
      <w:r w:rsidR="00CA7DF7" w:rsidRPr="00CA7DF7">
        <w:rPr>
          <w:rStyle w:val="Strong"/>
          <w:rFonts w:ascii="Arial" w:hAnsi="Arial" w:cs="Arial"/>
          <w:color w:val="313131"/>
          <w:sz w:val="27"/>
          <w:szCs w:val="27"/>
          <w:lang w:val="en-US"/>
        </w:rPr>
        <w:t>Plus</w:t>
      </w:r>
      <w:r w:rsidR="00CA7DF7" w:rsidRPr="00CA7DF7">
        <w:rPr>
          <w:rStyle w:val="Strong"/>
          <w:rFonts w:ascii="Arial" w:hAnsi="Arial" w:cs="Arial"/>
          <w:color w:val="313131"/>
          <w:sz w:val="27"/>
          <w:szCs w:val="27"/>
        </w:rPr>
        <w:t xml:space="preserve"> перед выполнением процесса пайки</w:t>
      </w:r>
    </w:p>
    <w:p w14:paraId="2BF3EFEC" w14:textId="77777777" w:rsidR="00AB08A1" w:rsidRDefault="00CA7DF7" w:rsidP="00AB08A1">
      <w:pPr>
        <w:rPr>
          <w:color w:val="454545"/>
        </w:rPr>
      </w:pPr>
      <w:r w:rsidRPr="00CA7DF7">
        <w:t xml:space="preserve">На следующих рисунках показаны установленные </w:t>
      </w:r>
      <w:r>
        <w:t>разъемы</w:t>
      </w:r>
      <w:r w:rsidRPr="00CA7DF7">
        <w:t xml:space="preserve"> и их припаянные площадки:</w:t>
      </w:r>
      <w:r>
        <w:br/>
      </w:r>
      <w:r w:rsidR="00AB08A1">
        <w:rPr>
          <w:noProof/>
          <w:color w:val="454545"/>
          <w:lang w:eastAsia="ru-RU"/>
        </w:rPr>
        <w:drawing>
          <wp:inline distT="0" distB="0" distL="0" distR="0" wp14:anchorId="5DEB3397" wp14:editId="23271447">
            <wp:extent cx="2377440" cy="2948940"/>
            <wp:effectExtent l="0" t="0" r="3810" b="3810"/>
            <wp:docPr id="32" name="Рисунок 32" descr="Five photographs of the Red-V Thing Plus showing the short-pin female headers in place from five different ang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ive photographs of the Red-V Thing Plus showing the short-pin female headers in place from five different angle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77440" cy="2948940"/>
                    </a:xfrm>
                    <a:prstGeom prst="rect">
                      <a:avLst/>
                    </a:prstGeom>
                    <a:noFill/>
                    <a:ln>
                      <a:noFill/>
                    </a:ln>
                  </pic:spPr>
                </pic:pic>
              </a:graphicData>
            </a:graphic>
          </wp:inline>
        </w:drawing>
      </w:r>
      <w:r w:rsidR="00AB08A1">
        <w:rPr>
          <w:color w:val="454545"/>
        </w:rPr>
        <w:t>     </w:t>
      </w:r>
      <w:r w:rsidR="00AB08A1">
        <w:rPr>
          <w:noProof/>
          <w:color w:val="454545"/>
          <w:lang w:eastAsia="ru-RU"/>
        </w:rPr>
        <w:drawing>
          <wp:inline distT="0" distB="0" distL="0" distR="0" wp14:anchorId="2D41BB44" wp14:editId="4DB9E084">
            <wp:extent cx="1981200" cy="2948940"/>
            <wp:effectExtent l="0" t="0" r="0" b="3810"/>
            <wp:docPr id="31" name="Рисунок 31" descr="Five photographs of the Red-V Thing Plus showing the short-pin female headers in place from five different ang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ive photographs of the Red-V Thing Plus showing the short-pin female headers in place from five different angle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81200" cy="2948940"/>
                    </a:xfrm>
                    <a:prstGeom prst="rect">
                      <a:avLst/>
                    </a:prstGeom>
                    <a:noFill/>
                    <a:ln>
                      <a:noFill/>
                    </a:ln>
                  </pic:spPr>
                </pic:pic>
              </a:graphicData>
            </a:graphic>
          </wp:inline>
        </w:drawing>
      </w:r>
      <w:r w:rsidR="00AB08A1">
        <w:rPr>
          <w:color w:val="454545"/>
        </w:rPr>
        <w:t> </w:t>
      </w:r>
    </w:p>
    <w:p w14:paraId="484809F9" w14:textId="77777777" w:rsidR="00AB08A1" w:rsidRDefault="00AB08A1" w:rsidP="00AB08A1">
      <w:pPr>
        <w:rPr>
          <w:color w:val="454545"/>
        </w:rPr>
      </w:pPr>
      <w:r>
        <w:rPr>
          <w:color w:val="454545"/>
        </w:rPr>
        <w:br/>
      </w:r>
      <w:r>
        <w:rPr>
          <w:noProof/>
          <w:color w:val="454545"/>
          <w:lang w:eastAsia="ru-RU"/>
        </w:rPr>
        <w:drawing>
          <wp:inline distT="0" distB="0" distL="0" distR="0" wp14:anchorId="6EE7065C" wp14:editId="2FEBF288">
            <wp:extent cx="3893820" cy="1737360"/>
            <wp:effectExtent l="0" t="0" r="0" b="0"/>
            <wp:docPr id="30" name="Рисунок 30" descr="Five photographs of the Red-V Thing Plus showing the short-pin female headers in place from five different ang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ive photographs of the Red-V Thing Plus showing the short-pin female headers in place from five different angle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93820" cy="1737360"/>
                    </a:xfrm>
                    <a:prstGeom prst="rect">
                      <a:avLst/>
                    </a:prstGeom>
                    <a:noFill/>
                    <a:ln>
                      <a:noFill/>
                    </a:ln>
                  </pic:spPr>
                </pic:pic>
              </a:graphicData>
            </a:graphic>
          </wp:inline>
        </w:drawing>
      </w:r>
      <w:r>
        <w:rPr>
          <w:color w:val="454545"/>
        </w:rPr>
        <w:t>  </w:t>
      </w:r>
    </w:p>
    <w:p w14:paraId="0EB37C1D" w14:textId="77777777" w:rsidR="00AB08A1" w:rsidRDefault="00AB08A1" w:rsidP="00AB08A1">
      <w:pPr>
        <w:rPr>
          <w:color w:val="454545"/>
        </w:rPr>
      </w:pPr>
      <w:r>
        <w:rPr>
          <w:color w:val="454545"/>
        </w:rPr>
        <w:lastRenderedPageBreak/>
        <w:br/>
      </w:r>
      <w:r>
        <w:rPr>
          <w:noProof/>
          <w:color w:val="454545"/>
          <w:lang w:eastAsia="ru-RU"/>
        </w:rPr>
        <w:drawing>
          <wp:inline distT="0" distB="0" distL="0" distR="0" wp14:anchorId="09C40FAB" wp14:editId="4199D8CE">
            <wp:extent cx="3924300" cy="2080260"/>
            <wp:effectExtent l="0" t="0" r="0" b="0"/>
            <wp:docPr id="29" name="Рисунок 29" descr="Five photographs of the Red-V Thing Plus showing the short-pin female headers in place from five different ang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ive photographs of the Red-V Thing Plus showing the short-pin female headers in place from five different angle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924300" cy="2080260"/>
                    </a:xfrm>
                    <a:prstGeom prst="rect">
                      <a:avLst/>
                    </a:prstGeom>
                    <a:noFill/>
                    <a:ln>
                      <a:noFill/>
                    </a:ln>
                  </pic:spPr>
                </pic:pic>
              </a:graphicData>
            </a:graphic>
          </wp:inline>
        </w:drawing>
      </w:r>
    </w:p>
    <w:p w14:paraId="16AD122B" w14:textId="77777777" w:rsidR="00AB08A1" w:rsidRPr="00CA7DF7" w:rsidRDefault="00AB08A1" w:rsidP="00AB08A1">
      <w:r>
        <w:rPr>
          <w:noProof/>
          <w:lang w:eastAsia="ru-RU"/>
        </w:rPr>
        <w:drawing>
          <wp:inline distT="0" distB="0" distL="0" distR="0" wp14:anchorId="461F2DD4" wp14:editId="352DF36F">
            <wp:extent cx="3810000" cy="2026920"/>
            <wp:effectExtent l="0" t="0" r="0" b="0"/>
            <wp:docPr id="28" name="Рисунок 28" descr="Five photographs of the Red-V Thing Plus showing the short-pin female headers in place from five different ang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ive photographs of the Red-V Thing Plus showing the short-pin female headers in place from five different angle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810000" cy="2026920"/>
                    </a:xfrm>
                    <a:prstGeom prst="rect">
                      <a:avLst/>
                    </a:prstGeom>
                    <a:noFill/>
                    <a:ln>
                      <a:noFill/>
                    </a:ln>
                  </pic:spPr>
                </pic:pic>
              </a:graphicData>
            </a:graphic>
          </wp:inline>
        </w:drawing>
      </w:r>
      <w:r w:rsidRPr="00CA7DF7">
        <w:br/>
      </w:r>
      <w:r w:rsidRPr="00CA7DF7">
        <w:br/>
      </w:r>
      <w:r w:rsidR="00CA7DF7" w:rsidRPr="00CA7DF7">
        <w:rPr>
          <w:rStyle w:val="Strong"/>
          <w:rFonts w:ascii="Arial" w:hAnsi="Arial" w:cs="Arial"/>
          <w:color w:val="313131"/>
          <w:sz w:val="27"/>
          <w:szCs w:val="27"/>
          <w:lang w:val="en-US"/>
        </w:rPr>
        <w:t>Red</w:t>
      </w:r>
      <w:r w:rsidR="00CA7DF7" w:rsidRPr="00CA7DF7">
        <w:rPr>
          <w:rStyle w:val="Strong"/>
          <w:rFonts w:ascii="Arial" w:hAnsi="Arial" w:cs="Arial"/>
          <w:color w:val="313131"/>
          <w:sz w:val="27"/>
          <w:szCs w:val="27"/>
        </w:rPr>
        <w:t>-</w:t>
      </w:r>
      <w:r w:rsidR="00CA7DF7" w:rsidRPr="00CA7DF7">
        <w:rPr>
          <w:rStyle w:val="Strong"/>
          <w:rFonts w:ascii="Arial" w:hAnsi="Arial" w:cs="Arial"/>
          <w:color w:val="313131"/>
          <w:sz w:val="27"/>
          <w:szCs w:val="27"/>
          <w:lang w:val="en-US"/>
        </w:rPr>
        <w:t>V</w:t>
      </w:r>
      <w:r w:rsidR="00CA7DF7" w:rsidRPr="00CA7DF7">
        <w:rPr>
          <w:rStyle w:val="Strong"/>
          <w:rFonts w:ascii="Arial" w:hAnsi="Arial" w:cs="Arial"/>
          <w:color w:val="313131"/>
          <w:sz w:val="27"/>
          <w:szCs w:val="27"/>
        </w:rPr>
        <w:t xml:space="preserve"> </w:t>
      </w:r>
      <w:r w:rsidR="00CA7DF7" w:rsidRPr="00CA7DF7">
        <w:rPr>
          <w:rStyle w:val="Strong"/>
          <w:rFonts w:ascii="Arial" w:hAnsi="Arial" w:cs="Arial"/>
          <w:color w:val="313131"/>
          <w:sz w:val="27"/>
          <w:szCs w:val="27"/>
          <w:lang w:val="en-US"/>
        </w:rPr>
        <w:t>Thing</w:t>
      </w:r>
      <w:r w:rsidR="00CA7DF7" w:rsidRPr="00CA7DF7">
        <w:rPr>
          <w:rStyle w:val="Strong"/>
          <w:rFonts w:ascii="Arial" w:hAnsi="Arial" w:cs="Arial"/>
          <w:color w:val="313131"/>
          <w:sz w:val="27"/>
          <w:szCs w:val="27"/>
        </w:rPr>
        <w:t xml:space="preserve"> </w:t>
      </w:r>
      <w:r w:rsidR="00CA7DF7" w:rsidRPr="00CA7DF7">
        <w:rPr>
          <w:rStyle w:val="Strong"/>
          <w:rFonts w:ascii="Arial" w:hAnsi="Arial" w:cs="Arial"/>
          <w:color w:val="313131"/>
          <w:sz w:val="27"/>
          <w:szCs w:val="27"/>
          <w:lang w:val="en-US"/>
        </w:rPr>
        <w:t>Plus</w:t>
      </w:r>
      <w:r w:rsidR="00CA7DF7" w:rsidRPr="00CA7DF7">
        <w:rPr>
          <w:rStyle w:val="Strong"/>
          <w:rFonts w:ascii="Arial" w:hAnsi="Arial" w:cs="Arial"/>
          <w:color w:val="313131"/>
          <w:sz w:val="27"/>
          <w:szCs w:val="27"/>
        </w:rPr>
        <w:t xml:space="preserve"> с короткими штырьковыми разъемами</w:t>
      </w:r>
    </w:p>
    <w:p w14:paraId="089EC6DA" w14:textId="77777777" w:rsidR="00CA7DF7" w:rsidRPr="00CA7DF7" w:rsidRDefault="00CA7DF7" w:rsidP="00CA7DF7">
      <w:pPr>
        <w:pStyle w:val="Heading2"/>
        <w:rPr>
          <w:rFonts w:eastAsia="Times New Roman"/>
          <w:lang w:eastAsia="ru-RU"/>
        </w:rPr>
      </w:pPr>
      <w:bookmarkStart w:id="15" w:name="_Toc152498887"/>
      <w:r>
        <w:rPr>
          <w:rFonts w:eastAsia="Times New Roman"/>
          <w:lang w:eastAsia="ru-RU"/>
        </w:rPr>
        <w:t xml:space="preserve">Что насчет вводных </w:t>
      </w:r>
      <w:proofErr w:type="spellStart"/>
      <w:r>
        <w:rPr>
          <w:rFonts w:eastAsia="Times New Roman"/>
          <w:lang w:eastAsia="ru-RU"/>
        </w:rPr>
        <w:t>пинов</w:t>
      </w:r>
      <w:proofErr w:type="spellEnd"/>
      <w:r>
        <w:rPr>
          <w:rFonts w:eastAsia="Times New Roman"/>
          <w:lang w:eastAsia="ru-RU"/>
        </w:rPr>
        <w:t>?</w:t>
      </w:r>
      <w:bookmarkEnd w:id="15"/>
    </w:p>
    <w:p w14:paraId="4E3F5AC2" w14:textId="77777777" w:rsidR="00334B07" w:rsidRDefault="00334B07" w:rsidP="00CA7DF7">
      <w:pPr>
        <w:rPr>
          <w:lang w:eastAsia="ru-RU"/>
        </w:rPr>
      </w:pPr>
      <w:r w:rsidRPr="00334B07">
        <w:rPr>
          <w:lang w:eastAsia="ru-RU"/>
        </w:rPr>
        <w:t>До этого момента мы работали только с цифровыми выходами. Теперь мы увидим приложение, в котором также используются цифровые входные контакты. На этот раз вы не увидите каждый шаг процесса разработки. Вместо этого мы сосредоточимся на аппаратном обеспечении и коде.</w:t>
      </w:r>
    </w:p>
    <w:p w14:paraId="6F899BD7" w14:textId="77777777" w:rsidR="00334B07" w:rsidRPr="00DF248F" w:rsidRDefault="00334B07" w:rsidP="00CA7DF7">
      <w:pPr>
        <w:rPr>
          <w:lang w:eastAsia="ru-RU"/>
        </w:rPr>
      </w:pPr>
      <w:r w:rsidRPr="00334B07">
        <w:rPr>
          <w:lang w:eastAsia="ru-RU"/>
        </w:rPr>
        <w:t xml:space="preserve">В этой демонстрации будут использоваться два входных переключателя для управления встроенным светодиодом. </w:t>
      </w:r>
      <w:r w:rsidRPr="00DF248F">
        <w:rPr>
          <w:lang w:eastAsia="ru-RU"/>
        </w:rPr>
        <w:t>Вот принципиальная схема:</w:t>
      </w:r>
    </w:p>
    <w:p w14:paraId="0D2C7F5E" w14:textId="77777777" w:rsidR="00CA7DF7" w:rsidRPr="00334B07" w:rsidRDefault="00CA7DF7" w:rsidP="00CA7DF7">
      <w:pPr>
        <w:rPr>
          <w:lang w:eastAsia="ru-RU"/>
        </w:rPr>
      </w:pPr>
      <w:r w:rsidRPr="00CA7DF7">
        <w:rPr>
          <w:noProof/>
          <w:lang w:eastAsia="ru-RU"/>
        </w:rPr>
        <w:lastRenderedPageBreak/>
        <w:drawing>
          <wp:inline distT="0" distB="0" distL="0" distR="0" wp14:anchorId="3EE0C5DC" wp14:editId="35C10078">
            <wp:extent cx="5219700" cy="3352800"/>
            <wp:effectExtent l="0" t="0" r="0" b="0"/>
            <wp:docPr id="37" name="Рисунок 37" descr="The schematic diagram for the GPIO demo program, showing two push buttons connected to the Red-V Thing 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he schematic diagram for the GPIO demo program, showing two push buttons connected to the Red-V Thing Plus"/>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19700" cy="3352800"/>
                    </a:xfrm>
                    <a:prstGeom prst="rect">
                      <a:avLst/>
                    </a:prstGeom>
                    <a:noFill/>
                    <a:ln>
                      <a:noFill/>
                    </a:ln>
                  </pic:spPr>
                </pic:pic>
              </a:graphicData>
            </a:graphic>
          </wp:inline>
        </w:drawing>
      </w:r>
      <w:r w:rsidRPr="00334B07">
        <w:rPr>
          <w:lang w:eastAsia="ru-RU"/>
        </w:rPr>
        <w:br/>
      </w:r>
      <w:r w:rsidR="00334B07" w:rsidRPr="00334B07">
        <w:rPr>
          <w:b/>
          <w:bCs/>
          <w:lang w:eastAsia="ru-RU"/>
        </w:rPr>
        <w:t xml:space="preserve">Принципиальная схема демонстрационного приложения для ввода </w:t>
      </w:r>
      <w:proofErr w:type="spellStart"/>
      <w:r w:rsidR="00334B07" w:rsidRPr="00334B07">
        <w:rPr>
          <w:b/>
          <w:bCs/>
          <w:lang w:eastAsia="ru-RU"/>
        </w:rPr>
        <w:t>пина</w:t>
      </w:r>
      <w:proofErr w:type="spellEnd"/>
    </w:p>
    <w:p w14:paraId="7F1F0127" w14:textId="4810DE32" w:rsidR="00334B07" w:rsidRPr="00334B07" w:rsidRDefault="00334B07" w:rsidP="00CA7DF7">
      <w:pPr>
        <w:rPr>
          <w:lang w:eastAsia="ru-RU"/>
        </w:rPr>
      </w:pPr>
      <w:r w:rsidRPr="00334B07">
        <w:rPr>
          <w:lang w:eastAsia="ru-RU"/>
        </w:rPr>
        <w:t>Кнопка 0 выключит светодиод, а кнопка 1 включит его.</w:t>
      </w:r>
    </w:p>
    <w:p w14:paraId="637C245C" w14:textId="77777777" w:rsidR="00334B07" w:rsidRDefault="00334B07" w:rsidP="00CA7DF7">
      <w:pPr>
        <w:rPr>
          <w:lang w:eastAsia="ru-RU"/>
        </w:rPr>
      </w:pPr>
      <w:r w:rsidRPr="00334B07">
        <w:rPr>
          <w:lang w:eastAsia="ru-RU"/>
        </w:rPr>
        <w:t>Уделите минутку, чтобы обратить внимание на следующие сведения об этих кнопках:</w:t>
      </w:r>
    </w:p>
    <w:p w14:paraId="2C8BCC8B" w14:textId="77777777" w:rsidR="00334B07" w:rsidRPr="00DF248F" w:rsidRDefault="00334B07" w:rsidP="00CA7DF7">
      <w:pPr>
        <w:rPr>
          <w:lang w:eastAsia="ru-RU"/>
        </w:rPr>
      </w:pPr>
      <w:r w:rsidRPr="00DF248F">
        <w:rPr>
          <w:lang w:eastAsia="ru-RU"/>
        </w:rPr>
        <w:t xml:space="preserve">Кнопка 0 подключена к выводу </w:t>
      </w:r>
      <w:r w:rsidRPr="00334B07">
        <w:rPr>
          <w:lang w:val="en-US" w:eastAsia="ru-RU"/>
        </w:rPr>
        <w:t>GPIO</w:t>
      </w:r>
      <w:r w:rsidRPr="00DF248F">
        <w:rPr>
          <w:lang w:eastAsia="ru-RU"/>
        </w:rPr>
        <w:t xml:space="preserve"> 0, а кнопка 1 подключена к выводу </w:t>
      </w:r>
      <w:r w:rsidRPr="00334B07">
        <w:rPr>
          <w:lang w:val="en-US" w:eastAsia="ru-RU"/>
        </w:rPr>
        <w:t>GPIO</w:t>
      </w:r>
      <w:r w:rsidRPr="00DF248F">
        <w:rPr>
          <w:lang w:eastAsia="ru-RU"/>
        </w:rPr>
        <w:t xml:space="preserve"> 1.</w:t>
      </w:r>
    </w:p>
    <w:p w14:paraId="0A32B249" w14:textId="77777777" w:rsidR="00E90CB5" w:rsidRPr="00DF248F" w:rsidRDefault="00E90CB5" w:rsidP="00CA7DF7">
      <w:pPr>
        <w:rPr>
          <w:lang w:eastAsia="ru-RU"/>
        </w:rPr>
      </w:pPr>
      <w:r w:rsidRPr="00DF248F">
        <w:rPr>
          <w:lang w:eastAsia="ru-RU"/>
        </w:rPr>
        <w:t xml:space="preserve">Они являются </w:t>
      </w:r>
      <w:proofErr w:type="spellStart"/>
      <w:r w:rsidRPr="00DF248F">
        <w:rPr>
          <w:lang w:eastAsia="ru-RU"/>
        </w:rPr>
        <w:t>низкоактивными</w:t>
      </w:r>
      <w:proofErr w:type="spellEnd"/>
      <w:r w:rsidRPr="00DF248F">
        <w:rPr>
          <w:lang w:eastAsia="ru-RU"/>
        </w:rPr>
        <w:t>, нормально открытыми кнопками, что означает, что при их нажатии на подключенные контакты вводится значение 0.</w:t>
      </w:r>
    </w:p>
    <w:p w14:paraId="55EE606D" w14:textId="77777777" w:rsidR="00E90CB5" w:rsidRPr="00DF248F" w:rsidRDefault="00E90CB5" w:rsidP="00CA7DF7">
      <w:pPr>
        <w:rPr>
          <w:lang w:eastAsia="ru-RU"/>
        </w:rPr>
      </w:pPr>
      <w:r w:rsidRPr="00E90CB5">
        <w:rPr>
          <w:lang w:eastAsia="ru-RU"/>
        </w:rPr>
        <w:t xml:space="preserve">Когда они не нажаты, вывод остается плавающим, поэтому для того, чтобы каждый из этих входов имел значение по умолчанию </w:t>
      </w:r>
      <w:r w:rsidRPr="00DF248F">
        <w:rPr>
          <w:lang w:eastAsia="ru-RU"/>
        </w:rPr>
        <w:t>1, требуется внутренний подтягивающий резистор.</w:t>
      </w:r>
    </w:p>
    <w:p w14:paraId="34F6217F" w14:textId="77777777" w:rsidR="00E90CB5" w:rsidRPr="00DF248F" w:rsidRDefault="00E90CB5" w:rsidP="00CA7DF7">
      <w:pPr>
        <w:rPr>
          <w:lang w:eastAsia="ru-RU"/>
        </w:rPr>
      </w:pPr>
      <w:r w:rsidRPr="00DF248F">
        <w:rPr>
          <w:lang w:eastAsia="ru-RU"/>
        </w:rPr>
        <w:t xml:space="preserve">Эти кнопки являются единственными внешними элементами платы </w:t>
      </w:r>
      <w:r w:rsidRPr="00E90CB5">
        <w:rPr>
          <w:lang w:val="en-US" w:eastAsia="ru-RU"/>
        </w:rPr>
        <w:t>Red</w:t>
      </w:r>
      <w:r w:rsidRPr="00DF248F">
        <w:rPr>
          <w:lang w:eastAsia="ru-RU"/>
        </w:rPr>
        <w:t>-</w:t>
      </w:r>
      <w:r w:rsidRPr="00E90CB5">
        <w:rPr>
          <w:lang w:val="en-US" w:eastAsia="ru-RU"/>
        </w:rPr>
        <w:t>V</w:t>
      </w:r>
      <w:r w:rsidRPr="00DF248F">
        <w:rPr>
          <w:lang w:eastAsia="ru-RU"/>
        </w:rPr>
        <w:t xml:space="preserve"> </w:t>
      </w:r>
      <w:r w:rsidRPr="00E90CB5">
        <w:rPr>
          <w:lang w:val="en-US" w:eastAsia="ru-RU"/>
        </w:rPr>
        <w:t>Thing</w:t>
      </w:r>
      <w:r w:rsidRPr="00DF248F">
        <w:rPr>
          <w:lang w:eastAsia="ru-RU"/>
        </w:rPr>
        <w:t xml:space="preserve"> </w:t>
      </w:r>
      <w:r w:rsidRPr="00E90CB5">
        <w:rPr>
          <w:lang w:val="en-US" w:eastAsia="ru-RU"/>
        </w:rPr>
        <w:t>Plus</w:t>
      </w:r>
      <w:r w:rsidRPr="00DF248F">
        <w:rPr>
          <w:lang w:eastAsia="ru-RU"/>
        </w:rPr>
        <w:t>, поэтому они будут соединены соединительными проводами и макетной платой.</w:t>
      </w:r>
    </w:p>
    <w:p w14:paraId="616FCE31" w14:textId="77777777" w:rsidR="00E90CB5" w:rsidRPr="00E90CB5" w:rsidRDefault="00E90CB5" w:rsidP="00CA7DF7">
      <w:pPr>
        <w:rPr>
          <w:lang w:eastAsia="ru-RU"/>
        </w:rPr>
      </w:pPr>
      <w:r w:rsidRPr="00E90CB5">
        <w:rPr>
          <w:lang w:eastAsia="ru-RU"/>
        </w:rPr>
        <w:t>Это контакты ввода-вывода, которые будут подключены к кнопкам:</w:t>
      </w:r>
    </w:p>
    <w:p w14:paraId="19460B77" w14:textId="77777777" w:rsidR="00CA7DF7" w:rsidRPr="00E90CB5" w:rsidRDefault="00CA7DF7" w:rsidP="00CA7DF7">
      <w:pPr>
        <w:rPr>
          <w:lang w:eastAsia="ru-RU"/>
        </w:rPr>
      </w:pPr>
      <w:r w:rsidRPr="00CA7DF7">
        <w:rPr>
          <w:noProof/>
          <w:lang w:eastAsia="ru-RU"/>
        </w:rPr>
        <w:lastRenderedPageBreak/>
        <w:drawing>
          <wp:inline distT="0" distB="0" distL="0" distR="0" wp14:anchorId="14A0AEEB" wp14:editId="736322B8">
            <wp:extent cx="5715000" cy="3147060"/>
            <wp:effectExtent l="0" t="0" r="0" b="0"/>
            <wp:docPr id="36" name="Рисунок 36" descr="A top and a bottom view of the Red-V Thing Plus board showing the pins that will be used for the GPIO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 top and a bottom view of the Red-V Thing Plus board showing the pins that will be used for the GPIO applicatio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5000" cy="3147060"/>
                    </a:xfrm>
                    <a:prstGeom prst="rect">
                      <a:avLst/>
                    </a:prstGeom>
                    <a:noFill/>
                    <a:ln>
                      <a:noFill/>
                    </a:ln>
                  </pic:spPr>
                </pic:pic>
              </a:graphicData>
            </a:graphic>
          </wp:inline>
        </w:drawing>
      </w:r>
      <w:r w:rsidRPr="00E90CB5">
        <w:rPr>
          <w:lang w:eastAsia="ru-RU"/>
        </w:rPr>
        <w:br/>
      </w:r>
      <w:r w:rsidR="00E90CB5" w:rsidRPr="00E90CB5">
        <w:rPr>
          <w:b/>
          <w:bCs/>
          <w:lang w:val="en-US" w:eastAsia="ru-RU"/>
        </w:rPr>
        <w:t>Red</w:t>
      </w:r>
      <w:r w:rsidR="00E90CB5" w:rsidRPr="00E90CB5">
        <w:rPr>
          <w:b/>
          <w:bCs/>
          <w:lang w:eastAsia="ru-RU"/>
        </w:rPr>
        <w:t>-</w:t>
      </w:r>
      <w:r w:rsidR="00E90CB5" w:rsidRPr="00E90CB5">
        <w:rPr>
          <w:b/>
          <w:bCs/>
          <w:lang w:val="en-US" w:eastAsia="ru-RU"/>
        </w:rPr>
        <w:t>V</w:t>
      </w:r>
      <w:r w:rsidR="00E90CB5" w:rsidRPr="00E90CB5">
        <w:rPr>
          <w:b/>
          <w:bCs/>
          <w:lang w:eastAsia="ru-RU"/>
        </w:rPr>
        <w:t xml:space="preserve"> </w:t>
      </w:r>
      <w:r w:rsidR="00E90CB5" w:rsidRPr="00E90CB5">
        <w:rPr>
          <w:b/>
          <w:bCs/>
          <w:lang w:val="en-US" w:eastAsia="ru-RU"/>
        </w:rPr>
        <w:t>Thing</w:t>
      </w:r>
      <w:r w:rsidR="00E90CB5" w:rsidRPr="00E90CB5">
        <w:rPr>
          <w:b/>
          <w:bCs/>
          <w:lang w:eastAsia="ru-RU"/>
        </w:rPr>
        <w:t xml:space="preserve"> </w:t>
      </w:r>
      <w:r w:rsidR="00E90CB5" w:rsidRPr="00E90CB5">
        <w:rPr>
          <w:b/>
          <w:bCs/>
          <w:lang w:val="en-US" w:eastAsia="ru-RU"/>
        </w:rPr>
        <w:t>Plus</w:t>
      </w:r>
      <w:r w:rsidR="00E90CB5" w:rsidRPr="00E90CB5">
        <w:rPr>
          <w:b/>
          <w:bCs/>
          <w:lang w:eastAsia="ru-RU"/>
        </w:rPr>
        <w:t xml:space="preserve">, вид сверху и снизу, показывающий контакты, которые будут использоваться в демонстрационном приложении </w:t>
      </w:r>
      <w:r w:rsidR="00E90CB5" w:rsidRPr="00E90CB5">
        <w:rPr>
          <w:b/>
          <w:bCs/>
          <w:lang w:val="en-US" w:eastAsia="ru-RU"/>
        </w:rPr>
        <w:t>GPIO</w:t>
      </w:r>
      <w:r w:rsidRPr="00E90CB5">
        <w:rPr>
          <w:b/>
          <w:bCs/>
          <w:lang w:eastAsia="ru-RU"/>
        </w:rPr>
        <w:br/>
      </w:r>
      <w:r w:rsidRPr="00E90CB5">
        <w:rPr>
          <w:lang w:eastAsia="ru-RU"/>
        </w:rPr>
        <w:t>(</w:t>
      </w:r>
      <w:r w:rsidR="00E90CB5">
        <w:t>Взято</w:t>
      </w:r>
      <w:r w:rsidR="00E90CB5" w:rsidRPr="00AB08A1">
        <w:t xml:space="preserve"> </w:t>
      </w:r>
      <w:r w:rsidR="00E90CB5">
        <w:t>с</w:t>
      </w:r>
      <w:r w:rsidR="00E90CB5" w:rsidRPr="00AB08A1">
        <w:rPr>
          <w:lang w:val="en-US"/>
        </w:rPr>
        <w:t> </w:t>
      </w:r>
      <w:proofErr w:type="spellStart"/>
      <w:r w:rsidR="000753EB">
        <w:rPr>
          <w:lang w:val="en-US"/>
        </w:rPr>
        <w:fldChar w:fldCharType="begin"/>
      </w:r>
      <w:r w:rsidR="000753EB" w:rsidRPr="000753EB">
        <w:instrText xml:space="preserve"> </w:instrText>
      </w:r>
      <w:r w:rsidR="000753EB">
        <w:rPr>
          <w:lang w:val="en-US"/>
        </w:rPr>
        <w:instrText>HYPERLINK</w:instrText>
      </w:r>
      <w:r w:rsidR="000753EB" w:rsidRPr="000753EB">
        <w:instrText xml:space="preserve"> "</w:instrText>
      </w:r>
      <w:r w:rsidR="000753EB">
        <w:rPr>
          <w:lang w:val="en-US"/>
        </w:rPr>
        <w:instrText>https</w:instrText>
      </w:r>
      <w:r w:rsidR="000753EB" w:rsidRPr="000753EB">
        <w:instrText>://</w:instrText>
      </w:r>
      <w:r w:rsidR="000753EB">
        <w:rPr>
          <w:lang w:val="en-US"/>
        </w:rPr>
        <w:instrText>www</w:instrText>
      </w:r>
      <w:r w:rsidR="000753EB" w:rsidRPr="000753EB">
        <w:instrText>.</w:instrText>
      </w:r>
      <w:r w:rsidR="000753EB">
        <w:rPr>
          <w:lang w:val="en-US"/>
        </w:rPr>
        <w:instrText>sparkfun</w:instrText>
      </w:r>
      <w:r w:rsidR="000753EB" w:rsidRPr="000753EB">
        <w:instrText>.</w:instrText>
      </w:r>
      <w:r w:rsidR="000753EB">
        <w:rPr>
          <w:lang w:val="en-US"/>
        </w:rPr>
        <w:instrText>com</w:instrText>
      </w:r>
      <w:r w:rsidR="000753EB" w:rsidRPr="000753EB">
        <w:instrText>/</w:instrText>
      </w:r>
      <w:r w:rsidR="000753EB">
        <w:rPr>
          <w:lang w:val="en-US"/>
        </w:rPr>
        <w:instrText>products</w:instrText>
      </w:r>
      <w:r w:rsidR="000753EB" w:rsidRPr="000753EB">
        <w:instrText>/11269" \</w:instrText>
      </w:r>
      <w:r w:rsidR="000753EB">
        <w:rPr>
          <w:lang w:val="en-US"/>
        </w:rPr>
        <w:instrText>t</w:instrText>
      </w:r>
      <w:r w:rsidR="000753EB" w:rsidRPr="000753EB">
        <w:instrText xml:space="preserve"> "_</w:instrText>
      </w:r>
      <w:r w:rsidR="000753EB">
        <w:rPr>
          <w:lang w:val="en-US"/>
        </w:rPr>
        <w:instrText>blank</w:instrText>
      </w:r>
      <w:r w:rsidR="000753EB" w:rsidRPr="000753EB">
        <w:instrText xml:space="preserve">" </w:instrText>
      </w:r>
      <w:r w:rsidR="000753EB">
        <w:rPr>
          <w:lang w:val="en-US"/>
        </w:rPr>
      </w:r>
      <w:r w:rsidR="000753EB">
        <w:rPr>
          <w:lang w:val="en-US"/>
        </w:rPr>
        <w:fldChar w:fldCharType="separate"/>
      </w:r>
      <w:r w:rsidR="00E90CB5" w:rsidRPr="00AB08A1">
        <w:rPr>
          <w:lang w:val="en-US"/>
        </w:rPr>
        <w:t>SparkFun</w:t>
      </w:r>
      <w:proofErr w:type="spellEnd"/>
      <w:r w:rsidR="00E90CB5" w:rsidRPr="00AB08A1">
        <w:t xml:space="preserve"> </w:t>
      </w:r>
      <w:r w:rsidR="00E90CB5" w:rsidRPr="00AB08A1">
        <w:rPr>
          <w:lang w:val="en-US"/>
        </w:rPr>
        <w:t>Electronics</w:t>
      </w:r>
      <w:r w:rsidR="000753EB">
        <w:rPr>
          <w:lang w:val="en-US"/>
        </w:rPr>
        <w:fldChar w:fldCharType="end"/>
      </w:r>
      <w:r w:rsidR="00E90CB5" w:rsidRPr="00AB08A1">
        <w:t xml:space="preserve"> в рамках </w:t>
      </w:r>
      <w:hyperlink r:id="rId43" w:tgtFrame="_blank" w:history="1">
        <w:r w:rsidR="00E90CB5" w:rsidRPr="00AB08A1">
          <w:rPr>
            <w:lang w:val="en-US"/>
          </w:rPr>
          <w:t>CC</w:t>
        </w:r>
        <w:r w:rsidR="00E90CB5" w:rsidRPr="00AB08A1">
          <w:t xml:space="preserve"> </w:t>
        </w:r>
        <w:r w:rsidR="00E90CB5" w:rsidRPr="00AB08A1">
          <w:rPr>
            <w:lang w:val="en-US"/>
          </w:rPr>
          <w:t>BY</w:t>
        </w:r>
        <w:r w:rsidR="00E90CB5" w:rsidRPr="00AB08A1">
          <w:t xml:space="preserve"> 2.0</w:t>
        </w:r>
      </w:hyperlink>
      <w:r w:rsidR="00E90CB5" w:rsidRPr="00AB08A1">
        <w:t>)</w:t>
      </w:r>
    </w:p>
    <w:p w14:paraId="2F3289A8" w14:textId="77777777" w:rsidR="00CA7DF7" w:rsidRPr="00E90CB5" w:rsidRDefault="00E90CB5" w:rsidP="00CA7DF7">
      <w:pPr>
        <w:rPr>
          <w:lang w:eastAsia="ru-RU"/>
        </w:rPr>
      </w:pPr>
      <w:r w:rsidRPr="00E90CB5">
        <w:rPr>
          <w:lang w:eastAsia="ru-RU"/>
        </w:rPr>
        <w:t>Здесь у нас есть две фотографии реальных аппаратных подключений:</w:t>
      </w:r>
    </w:p>
    <w:p w14:paraId="40D7B910" w14:textId="77777777" w:rsidR="00CA7DF7" w:rsidRPr="00CA7DF7" w:rsidRDefault="00CA7DF7" w:rsidP="00CA7DF7">
      <w:pPr>
        <w:rPr>
          <w:lang w:eastAsia="ru-RU"/>
        </w:rPr>
      </w:pPr>
      <w:r w:rsidRPr="00CA7DF7">
        <w:rPr>
          <w:noProof/>
          <w:lang w:eastAsia="ru-RU"/>
        </w:rPr>
        <w:drawing>
          <wp:inline distT="0" distB="0" distL="0" distR="0" wp14:anchorId="3D37D345" wp14:editId="21B0E399">
            <wp:extent cx="4640580" cy="3322320"/>
            <wp:effectExtent l="0" t="0" r="7620" b="0"/>
            <wp:docPr id="35" name="Рисунок 35" descr="Two photographs showing the hardware connections for the input pin demo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Two photographs showing the hardware connections for the input pin demo application"/>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640580" cy="3322320"/>
                    </a:xfrm>
                    <a:prstGeom prst="rect">
                      <a:avLst/>
                    </a:prstGeom>
                    <a:noFill/>
                    <a:ln>
                      <a:noFill/>
                    </a:ln>
                  </pic:spPr>
                </pic:pic>
              </a:graphicData>
            </a:graphic>
          </wp:inline>
        </w:drawing>
      </w:r>
    </w:p>
    <w:p w14:paraId="2EE37C25" w14:textId="77777777" w:rsidR="00CA7DF7" w:rsidRPr="00E90CB5" w:rsidRDefault="00CA7DF7" w:rsidP="00CA7DF7">
      <w:pPr>
        <w:rPr>
          <w:lang w:eastAsia="ru-RU"/>
        </w:rPr>
      </w:pPr>
      <w:r w:rsidRPr="00CA7DF7">
        <w:rPr>
          <w:noProof/>
          <w:lang w:eastAsia="ru-RU"/>
        </w:rPr>
        <w:lastRenderedPageBreak/>
        <w:drawing>
          <wp:inline distT="0" distB="0" distL="0" distR="0" wp14:anchorId="1A181CC8" wp14:editId="2DC9E773">
            <wp:extent cx="4640580" cy="3322320"/>
            <wp:effectExtent l="0" t="0" r="7620" b="0"/>
            <wp:docPr id="34" name="Рисунок 34" descr="Two photographs showing the hardware connections for the input pin demo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Two photographs showing the hardware connections for the input pin demo application"/>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640580" cy="3322320"/>
                    </a:xfrm>
                    <a:prstGeom prst="rect">
                      <a:avLst/>
                    </a:prstGeom>
                    <a:noFill/>
                    <a:ln>
                      <a:noFill/>
                    </a:ln>
                  </pic:spPr>
                </pic:pic>
              </a:graphicData>
            </a:graphic>
          </wp:inline>
        </w:drawing>
      </w:r>
      <w:r w:rsidRPr="00E90CB5">
        <w:rPr>
          <w:lang w:eastAsia="ru-RU"/>
        </w:rPr>
        <w:br/>
      </w:r>
      <w:r w:rsidR="00E90CB5" w:rsidRPr="00E90CB5">
        <w:rPr>
          <w:b/>
          <w:bCs/>
          <w:lang w:eastAsia="ru-RU"/>
        </w:rPr>
        <w:t xml:space="preserve">Аппаратные подключения для демонстрации входных </w:t>
      </w:r>
      <w:proofErr w:type="spellStart"/>
      <w:r w:rsidR="00E90CB5" w:rsidRPr="00E90CB5">
        <w:rPr>
          <w:b/>
          <w:bCs/>
          <w:lang w:eastAsia="ru-RU"/>
        </w:rPr>
        <w:t>пинов</w:t>
      </w:r>
      <w:proofErr w:type="spellEnd"/>
    </w:p>
    <w:p w14:paraId="681E6F68" w14:textId="77777777" w:rsidR="00E90CB5" w:rsidRPr="00DF248F" w:rsidRDefault="00E90CB5" w:rsidP="00E90CB5">
      <w:pPr>
        <w:pStyle w:val="Heading2"/>
      </w:pPr>
      <w:bookmarkStart w:id="16" w:name="_Toc152498888"/>
      <w:r w:rsidRPr="00E90CB5">
        <w:t>Код</w:t>
      </w:r>
      <w:r w:rsidRPr="00DF248F">
        <w:t xml:space="preserve"> </w:t>
      </w:r>
      <w:r w:rsidRPr="00E90CB5">
        <w:t>демонстрационного</w:t>
      </w:r>
      <w:r w:rsidRPr="00DF248F">
        <w:t xml:space="preserve"> </w:t>
      </w:r>
      <w:r w:rsidRPr="00E90CB5">
        <w:t>приложения</w:t>
      </w:r>
      <w:r w:rsidRPr="00DF248F">
        <w:t xml:space="preserve"> </w:t>
      </w:r>
      <w:r w:rsidRPr="00E90CB5">
        <w:rPr>
          <w:lang w:val="en-US"/>
        </w:rPr>
        <w:t>GPIO</w:t>
      </w:r>
      <w:bookmarkEnd w:id="16"/>
    </w:p>
    <w:p w14:paraId="72A4CC0F" w14:textId="77777777" w:rsidR="00E90CB5" w:rsidRPr="00E90CB5" w:rsidRDefault="00E90CB5" w:rsidP="00E90CB5">
      <w:pPr>
        <w:rPr>
          <w:lang w:eastAsia="ru-RU"/>
        </w:rPr>
      </w:pPr>
      <w:r w:rsidRPr="00E90CB5">
        <w:rPr>
          <w:lang w:eastAsia="ru-RU"/>
        </w:rPr>
        <w:t xml:space="preserve">Вот код для этого приложения. Если вы продолжаете, создайте новый проект на основе примера проекта </w:t>
      </w:r>
      <w:r w:rsidRPr="00E90CB5">
        <w:rPr>
          <w:lang w:val="en-US" w:eastAsia="ru-RU"/>
        </w:rPr>
        <w:t>hello</w:t>
      </w:r>
      <w:r w:rsidRPr="00E90CB5">
        <w:rPr>
          <w:lang w:eastAsia="ru-RU"/>
        </w:rPr>
        <w:t xml:space="preserve"> (как и предыдущий) и скопируйте следующий код, чтобы заменить содержимое </w:t>
      </w:r>
      <w:r w:rsidRPr="00E90CB5">
        <w:rPr>
          <w:rFonts w:ascii="Courier New" w:hAnsi="Courier New" w:cs="Courier New"/>
          <w:b/>
          <w:bCs/>
          <w:color w:val="993300"/>
          <w:lang w:val="en-US" w:eastAsia="ru-RU"/>
        </w:rPr>
        <w:t>hello</w:t>
      </w:r>
      <w:r>
        <w:rPr>
          <w:rFonts w:ascii="Courier New" w:hAnsi="Courier New" w:cs="Courier New"/>
          <w:b/>
          <w:bCs/>
          <w:color w:val="993300"/>
          <w:lang w:eastAsia="ru-RU"/>
        </w:rPr>
        <w:t>.с</w:t>
      </w:r>
      <w:r w:rsidRPr="00E90CB5">
        <w:rPr>
          <w:lang w:eastAsia="ru-RU"/>
        </w:rPr>
        <w:t>.</w:t>
      </w:r>
    </w:p>
    <w:p w14:paraId="37354F24" w14:textId="77777777" w:rsidR="00E90CB5" w:rsidRPr="00E90CB5" w:rsidRDefault="00E90CB5" w:rsidP="00E90CB5">
      <w:pPr>
        <w:rPr>
          <w:lang w:val="en-US" w:eastAsia="ru-RU"/>
        </w:rPr>
      </w:pPr>
      <w:r w:rsidRPr="00E90CB5">
        <w:rPr>
          <w:rFonts w:ascii="Courier New" w:hAnsi="Courier New" w:cs="Courier New"/>
          <w:b/>
          <w:bCs/>
          <w:lang w:val="en-US" w:eastAsia="ru-RU"/>
        </w:rPr>
        <w:t>/******************************************************************************</w:t>
      </w:r>
    </w:p>
    <w:p w14:paraId="1329DCF1" w14:textId="77777777" w:rsidR="00E90CB5" w:rsidRPr="00E90CB5" w:rsidRDefault="00E90CB5" w:rsidP="00E90CB5">
      <w:pPr>
        <w:rPr>
          <w:lang w:val="en-US" w:eastAsia="ru-RU"/>
        </w:rPr>
      </w:pPr>
      <w:r w:rsidRPr="00E90CB5">
        <w:rPr>
          <w:rFonts w:ascii="Courier New" w:hAnsi="Courier New" w:cs="Courier New"/>
          <w:b/>
          <w:bCs/>
          <w:lang w:val="en-US" w:eastAsia="ru-RU"/>
        </w:rPr>
        <w:t xml:space="preserve">    Red-V Thing Plus </w:t>
      </w:r>
      <w:proofErr w:type="spellStart"/>
      <w:r w:rsidRPr="00E90CB5">
        <w:rPr>
          <w:rFonts w:ascii="Courier New" w:hAnsi="Courier New" w:cs="Courier New"/>
          <w:b/>
          <w:bCs/>
          <w:lang w:val="en-US" w:eastAsia="ru-RU"/>
        </w:rPr>
        <w:t>GPIO_Demo</w:t>
      </w:r>
      <w:proofErr w:type="spellEnd"/>
      <w:r w:rsidRPr="00E90CB5">
        <w:rPr>
          <w:rFonts w:ascii="Courier New" w:hAnsi="Courier New" w:cs="Courier New"/>
          <w:b/>
          <w:bCs/>
          <w:lang w:val="en-US" w:eastAsia="ru-RU"/>
        </w:rPr>
        <w:t>,</w:t>
      </w:r>
      <w:r w:rsidRPr="00E90CB5">
        <w:rPr>
          <w:rFonts w:ascii="Courier New" w:hAnsi="Courier New" w:cs="Courier New"/>
          <w:b/>
          <w:bCs/>
          <w:lang w:val="en-US" w:eastAsia="ru-RU"/>
        </w:rPr>
        <w:br/>
        <w:t xml:space="preserve">    by Eduardo </w:t>
      </w:r>
      <w:proofErr w:type="spellStart"/>
      <w:r w:rsidRPr="00E90CB5">
        <w:rPr>
          <w:rFonts w:ascii="Courier New" w:hAnsi="Courier New" w:cs="Courier New"/>
          <w:b/>
          <w:bCs/>
          <w:lang w:val="en-US" w:eastAsia="ru-RU"/>
        </w:rPr>
        <w:t>Corpeño</w:t>
      </w:r>
      <w:proofErr w:type="spellEnd"/>
      <w:r w:rsidRPr="00E90CB5">
        <w:rPr>
          <w:rFonts w:ascii="Courier New" w:hAnsi="Courier New" w:cs="Courier New"/>
          <w:b/>
          <w:bCs/>
          <w:lang w:val="en-US" w:eastAsia="ru-RU"/>
        </w:rPr>
        <w:br/>
        <w:t>    Using the built-in LED and two external buttons to control it. </w:t>
      </w:r>
    </w:p>
    <w:p w14:paraId="480DBA41" w14:textId="77777777" w:rsidR="00E90CB5" w:rsidRPr="00E90CB5" w:rsidRDefault="00E90CB5" w:rsidP="00E90CB5">
      <w:pPr>
        <w:rPr>
          <w:lang w:val="en-US" w:eastAsia="ru-RU"/>
        </w:rPr>
      </w:pPr>
      <w:r w:rsidRPr="00E90CB5">
        <w:rPr>
          <w:rFonts w:ascii="Courier New" w:hAnsi="Courier New" w:cs="Courier New"/>
          <w:b/>
          <w:bCs/>
          <w:lang w:val="en-US" w:eastAsia="ru-RU"/>
        </w:rPr>
        <w:t>    Date:  June 20, 2022</w:t>
      </w:r>
      <w:r w:rsidRPr="00E90CB5">
        <w:rPr>
          <w:rFonts w:ascii="Courier New" w:hAnsi="Courier New" w:cs="Courier New"/>
          <w:b/>
          <w:bCs/>
          <w:lang w:val="en-US" w:eastAsia="ru-RU"/>
        </w:rPr>
        <w:br/>
        <w:t>    Developed using Freedom Studio v4.18.0.2021-04-1 on Windows 10</w:t>
      </w:r>
      <w:r w:rsidRPr="00E90CB5">
        <w:rPr>
          <w:rFonts w:ascii="Courier New" w:hAnsi="Courier New" w:cs="Courier New"/>
          <w:b/>
          <w:bCs/>
          <w:lang w:val="en-US" w:eastAsia="ru-RU"/>
        </w:rPr>
        <w:br/>
        <w:t>    LICENSE: This code is released under the CC BY-SA 4.0 License</w:t>
      </w:r>
      <w:r w:rsidRPr="00E90CB5">
        <w:rPr>
          <w:rFonts w:ascii="Courier New" w:hAnsi="Courier New" w:cs="Courier New"/>
          <w:b/>
          <w:bCs/>
          <w:lang w:val="en-US" w:eastAsia="ru-RU"/>
        </w:rPr>
        <w:br/>
        <w:t>    (https://creativecommons.org/licenses/by-sa/4.0/)</w:t>
      </w:r>
    </w:p>
    <w:p w14:paraId="51AF2C00" w14:textId="77777777" w:rsidR="00E90CB5" w:rsidRPr="00E90CB5" w:rsidRDefault="00E90CB5" w:rsidP="00E90CB5">
      <w:pPr>
        <w:rPr>
          <w:lang w:val="en-US" w:eastAsia="ru-RU"/>
        </w:rPr>
      </w:pPr>
      <w:r w:rsidRPr="00E90CB5">
        <w:rPr>
          <w:rFonts w:ascii="Courier New" w:hAnsi="Courier New" w:cs="Courier New"/>
          <w:b/>
          <w:bCs/>
          <w:lang w:val="en-US" w:eastAsia="ru-RU"/>
        </w:rPr>
        <w:t>  ******************************************************************************/</w:t>
      </w:r>
    </w:p>
    <w:p w14:paraId="4837D46A" w14:textId="77777777" w:rsidR="00E90CB5" w:rsidRPr="00E90CB5" w:rsidRDefault="00E90CB5" w:rsidP="00E90CB5">
      <w:pPr>
        <w:rPr>
          <w:lang w:val="en-US" w:eastAsia="ru-RU"/>
        </w:rPr>
      </w:pPr>
      <w:r w:rsidRPr="00E90CB5">
        <w:rPr>
          <w:rFonts w:ascii="Courier New" w:hAnsi="Courier New" w:cs="Courier New"/>
          <w:b/>
          <w:bCs/>
          <w:lang w:val="en-US" w:eastAsia="ru-RU"/>
        </w:rPr>
        <w:lastRenderedPageBreak/>
        <w:t>#include &lt;metal/</w:t>
      </w:r>
      <w:proofErr w:type="spellStart"/>
      <w:r w:rsidRPr="00E90CB5">
        <w:rPr>
          <w:rFonts w:ascii="Courier New" w:hAnsi="Courier New" w:cs="Courier New"/>
          <w:b/>
          <w:bCs/>
          <w:lang w:val="en-US" w:eastAsia="ru-RU"/>
        </w:rPr>
        <w:t>gpio.h</w:t>
      </w:r>
      <w:proofErr w:type="spellEnd"/>
      <w:r w:rsidRPr="00E90CB5">
        <w:rPr>
          <w:rFonts w:ascii="Courier New" w:hAnsi="Courier New" w:cs="Courier New"/>
          <w:b/>
          <w:bCs/>
          <w:lang w:val="en-US" w:eastAsia="ru-RU"/>
        </w:rPr>
        <w:t>&gt; //include GPIO library, https://sifive.github.io/freedom-metal-docs/apiref/gpio.html</w:t>
      </w:r>
      <w:r w:rsidRPr="00E90CB5">
        <w:rPr>
          <w:rFonts w:ascii="Courier New" w:hAnsi="Courier New" w:cs="Courier New"/>
          <w:b/>
          <w:bCs/>
          <w:lang w:val="en-US" w:eastAsia="ru-RU"/>
        </w:rPr>
        <w:br/>
        <w:t>#include &lt;</w:t>
      </w:r>
      <w:proofErr w:type="spellStart"/>
      <w:r w:rsidRPr="00E90CB5">
        <w:rPr>
          <w:rFonts w:ascii="Courier New" w:hAnsi="Courier New" w:cs="Courier New"/>
          <w:b/>
          <w:bCs/>
          <w:lang w:val="en-US" w:eastAsia="ru-RU"/>
        </w:rPr>
        <w:t>stdint.h</w:t>
      </w:r>
      <w:proofErr w:type="spellEnd"/>
      <w:r w:rsidRPr="00E90CB5">
        <w:rPr>
          <w:rFonts w:ascii="Courier New" w:hAnsi="Courier New" w:cs="Courier New"/>
          <w:b/>
          <w:bCs/>
          <w:lang w:val="en-US" w:eastAsia="ru-RU"/>
        </w:rPr>
        <w:t>&gt;</w:t>
      </w:r>
    </w:p>
    <w:p w14:paraId="20DCCD3D" w14:textId="77777777" w:rsidR="00E90CB5" w:rsidRPr="00E90CB5" w:rsidRDefault="00E90CB5" w:rsidP="00E90CB5">
      <w:pPr>
        <w:rPr>
          <w:lang w:val="en-US" w:eastAsia="ru-RU"/>
        </w:rPr>
      </w:pPr>
      <w:r w:rsidRPr="00E90CB5">
        <w:rPr>
          <w:rFonts w:ascii="Courier New" w:hAnsi="Courier New" w:cs="Courier New"/>
          <w:b/>
          <w:bCs/>
          <w:lang w:val="en-US" w:eastAsia="ru-RU"/>
        </w:rPr>
        <w:t xml:space="preserve">#define  </w:t>
      </w:r>
      <w:proofErr w:type="spellStart"/>
      <w:r w:rsidRPr="00E90CB5">
        <w:rPr>
          <w:rFonts w:ascii="Courier New" w:hAnsi="Courier New" w:cs="Courier New"/>
          <w:b/>
          <w:bCs/>
          <w:lang w:val="en-US" w:eastAsia="ru-RU"/>
        </w:rPr>
        <w:t>Red_V_enable_output</w:t>
      </w:r>
      <w:proofErr w:type="spellEnd"/>
      <w:r w:rsidRPr="00E90CB5">
        <w:rPr>
          <w:rFonts w:ascii="Courier New" w:hAnsi="Courier New" w:cs="Courier New"/>
          <w:b/>
          <w:bCs/>
          <w:lang w:val="en-US" w:eastAsia="ru-RU"/>
        </w:rPr>
        <w:t>(x) *((uint32_t *) 0x10012008) |= (1&lt;&lt;(x))</w:t>
      </w:r>
      <w:r w:rsidRPr="00E90CB5">
        <w:rPr>
          <w:rFonts w:ascii="Courier New" w:hAnsi="Courier New" w:cs="Courier New"/>
          <w:b/>
          <w:bCs/>
          <w:lang w:val="en-US" w:eastAsia="ru-RU"/>
        </w:rPr>
        <w:br/>
        <w:t xml:space="preserve">#define  </w:t>
      </w:r>
      <w:proofErr w:type="spellStart"/>
      <w:r w:rsidRPr="00E90CB5">
        <w:rPr>
          <w:rFonts w:ascii="Courier New" w:hAnsi="Courier New" w:cs="Courier New"/>
          <w:b/>
          <w:bCs/>
          <w:lang w:val="en-US" w:eastAsia="ru-RU"/>
        </w:rPr>
        <w:t>Red_V_set_pin</w:t>
      </w:r>
      <w:proofErr w:type="spellEnd"/>
      <w:r w:rsidRPr="00E90CB5">
        <w:rPr>
          <w:rFonts w:ascii="Courier New" w:hAnsi="Courier New" w:cs="Courier New"/>
          <w:b/>
          <w:bCs/>
          <w:lang w:val="en-US" w:eastAsia="ru-RU"/>
        </w:rPr>
        <w:t>(x)       *((uint32_t *) 0x1001200C) |= (1&lt;&lt;(x))</w:t>
      </w:r>
      <w:r w:rsidRPr="00E90CB5">
        <w:rPr>
          <w:rFonts w:ascii="Courier New" w:hAnsi="Courier New" w:cs="Courier New"/>
          <w:b/>
          <w:bCs/>
          <w:lang w:val="en-US" w:eastAsia="ru-RU"/>
        </w:rPr>
        <w:br/>
        <w:t xml:space="preserve">#define  </w:t>
      </w:r>
      <w:proofErr w:type="spellStart"/>
      <w:r w:rsidRPr="00E90CB5">
        <w:rPr>
          <w:rFonts w:ascii="Courier New" w:hAnsi="Courier New" w:cs="Courier New"/>
          <w:b/>
          <w:bCs/>
          <w:lang w:val="en-US" w:eastAsia="ru-RU"/>
        </w:rPr>
        <w:t>Red_V_clear_pin</w:t>
      </w:r>
      <w:proofErr w:type="spellEnd"/>
      <w:r w:rsidRPr="00E90CB5">
        <w:rPr>
          <w:rFonts w:ascii="Courier New" w:hAnsi="Courier New" w:cs="Courier New"/>
          <w:b/>
          <w:bCs/>
          <w:lang w:val="en-US" w:eastAsia="ru-RU"/>
        </w:rPr>
        <w:t>(x)     *((uint32_t *) 0x1001200C) &amp;= ~(1&lt;&lt;(x))</w:t>
      </w:r>
      <w:r w:rsidRPr="00E90CB5">
        <w:rPr>
          <w:rFonts w:ascii="Courier New" w:hAnsi="Courier New" w:cs="Courier New"/>
          <w:b/>
          <w:bCs/>
          <w:lang w:val="en-US" w:eastAsia="ru-RU"/>
        </w:rPr>
        <w:br/>
        <w:t xml:space="preserve">#define  </w:t>
      </w:r>
      <w:proofErr w:type="spellStart"/>
      <w:r w:rsidRPr="00E90CB5">
        <w:rPr>
          <w:rFonts w:ascii="Courier New" w:hAnsi="Courier New" w:cs="Courier New"/>
          <w:b/>
          <w:bCs/>
          <w:lang w:val="en-US" w:eastAsia="ru-RU"/>
        </w:rPr>
        <w:t>Red_V_read_pin</w:t>
      </w:r>
      <w:proofErr w:type="spellEnd"/>
      <w:r w:rsidRPr="00E90CB5">
        <w:rPr>
          <w:rFonts w:ascii="Courier New" w:hAnsi="Courier New" w:cs="Courier New"/>
          <w:b/>
          <w:bCs/>
          <w:lang w:val="en-US" w:eastAsia="ru-RU"/>
        </w:rPr>
        <w:t>(x)      (*((uint32_t *) 0x10012000) &amp; (1&lt;&lt;(x)))</w:t>
      </w:r>
      <w:r w:rsidRPr="00E90CB5">
        <w:rPr>
          <w:rFonts w:ascii="Courier New" w:hAnsi="Courier New" w:cs="Courier New"/>
          <w:b/>
          <w:bCs/>
          <w:lang w:val="en-US" w:eastAsia="ru-RU"/>
        </w:rPr>
        <w:br/>
        <w:t xml:space="preserve">#define  </w:t>
      </w:r>
      <w:proofErr w:type="spellStart"/>
      <w:r w:rsidRPr="00E90CB5">
        <w:rPr>
          <w:rFonts w:ascii="Courier New" w:hAnsi="Courier New" w:cs="Courier New"/>
          <w:b/>
          <w:bCs/>
          <w:lang w:val="en-US" w:eastAsia="ru-RU"/>
        </w:rPr>
        <w:t>Red_V_enable_pullup</w:t>
      </w:r>
      <w:proofErr w:type="spellEnd"/>
      <w:r w:rsidRPr="00E90CB5">
        <w:rPr>
          <w:rFonts w:ascii="Courier New" w:hAnsi="Courier New" w:cs="Courier New"/>
          <w:b/>
          <w:bCs/>
          <w:lang w:val="en-US" w:eastAsia="ru-RU"/>
        </w:rPr>
        <w:t>(x) *((uint32_t *) 0x10012010) |= (1&lt;&lt;(x))</w:t>
      </w:r>
    </w:p>
    <w:p w14:paraId="51BA51C2" w14:textId="77777777" w:rsidR="00E90CB5" w:rsidRPr="00E90CB5" w:rsidRDefault="00E90CB5" w:rsidP="00E90CB5">
      <w:pPr>
        <w:rPr>
          <w:lang w:val="en-US" w:eastAsia="ru-RU"/>
        </w:rPr>
      </w:pPr>
      <w:r w:rsidRPr="00E90CB5">
        <w:rPr>
          <w:rFonts w:ascii="Courier New" w:hAnsi="Courier New" w:cs="Courier New"/>
          <w:b/>
          <w:bCs/>
          <w:lang w:val="en-US" w:eastAsia="ru-RU"/>
        </w:rPr>
        <w:t>int main (void) {</w:t>
      </w:r>
      <w:r w:rsidRPr="00E90CB5">
        <w:rPr>
          <w:rFonts w:ascii="Courier New" w:hAnsi="Courier New" w:cs="Courier New"/>
          <w:b/>
          <w:bCs/>
          <w:lang w:val="en-US" w:eastAsia="ru-RU"/>
        </w:rPr>
        <w:br/>
        <w:t xml:space="preserve">  struct </w:t>
      </w:r>
      <w:proofErr w:type="spellStart"/>
      <w:r w:rsidRPr="00E90CB5">
        <w:rPr>
          <w:rFonts w:ascii="Courier New" w:hAnsi="Courier New" w:cs="Courier New"/>
          <w:b/>
          <w:bCs/>
          <w:lang w:val="en-US" w:eastAsia="ru-RU"/>
        </w:rPr>
        <w:t>metal_gpio</w:t>
      </w:r>
      <w:proofErr w:type="spellEnd"/>
      <w:r w:rsidRPr="00E90CB5">
        <w:rPr>
          <w:rFonts w:ascii="Courier New" w:hAnsi="Courier New" w:cs="Courier New"/>
          <w:b/>
          <w:bCs/>
          <w:lang w:val="en-US" w:eastAsia="ru-RU"/>
        </w:rPr>
        <w:t xml:space="preserve"> *gpio_0; //Make instance of GPIO</w:t>
      </w:r>
      <w:r w:rsidRPr="00E90CB5">
        <w:rPr>
          <w:rFonts w:ascii="Courier New" w:hAnsi="Courier New" w:cs="Courier New"/>
          <w:b/>
          <w:bCs/>
          <w:lang w:val="en-US" w:eastAsia="ru-RU"/>
        </w:rPr>
        <w:br/>
        <w:t xml:space="preserve">  gpio_0 = </w:t>
      </w:r>
      <w:proofErr w:type="spellStart"/>
      <w:r w:rsidRPr="00E90CB5">
        <w:rPr>
          <w:rFonts w:ascii="Courier New" w:hAnsi="Courier New" w:cs="Courier New"/>
          <w:b/>
          <w:bCs/>
          <w:lang w:val="en-US" w:eastAsia="ru-RU"/>
        </w:rPr>
        <w:t>metal_gpio_get_device</w:t>
      </w:r>
      <w:proofErr w:type="spellEnd"/>
      <w:r w:rsidRPr="00E90CB5">
        <w:rPr>
          <w:rFonts w:ascii="Courier New" w:hAnsi="Courier New" w:cs="Courier New"/>
          <w:b/>
          <w:bCs/>
          <w:lang w:val="en-US" w:eastAsia="ru-RU"/>
        </w:rPr>
        <w:t>(0);</w:t>
      </w:r>
    </w:p>
    <w:p w14:paraId="73DF6CF2" w14:textId="77777777" w:rsidR="00E90CB5" w:rsidRPr="00E90CB5" w:rsidRDefault="00E90CB5" w:rsidP="00E90CB5">
      <w:pPr>
        <w:rPr>
          <w:lang w:val="en-US" w:eastAsia="ru-RU"/>
        </w:rPr>
      </w:pPr>
      <w:r w:rsidRPr="00E90CB5">
        <w:rPr>
          <w:rFonts w:ascii="Courier New" w:hAnsi="Courier New" w:cs="Courier New"/>
          <w:b/>
          <w:bCs/>
          <w:lang w:val="en-US" w:eastAsia="ru-RU"/>
        </w:rPr>
        <w:t>  // Pins are set when initialized so we must disable it when we use it as an input/output</w:t>
      </w:r>
      <w:r w:rsidRPr="00E90CB5">
        <w:rPr>
          <w:rFonts w:ascii="Courier New" w:hAnsi="Courier New" w:cs="Courier New"/>
          <w:b/>
          <w:bCs/>
          <w:lang w:val="en-US" w:eastAsia="ru-RU"/>
        </w:rPr>
        <w:br/>
        <w:t xml:space="preserve">  </w:t>
      </w:r>
      <w:proofErr w:type="spellStart"/>
      <w:r w:rsidRPr="00E90CB5">
        <w:rPr>
          <w:rFonts w:ascii="Courier New" w:hAnsi="Courier New" w:cs="Courier New"/>
          <w:b/>
          <w:bCs/>
          <w:lang w:val="en-US" w:eastAsia="ru-RU"/>
        </w:rPr>
        <w:t>metal_gpio_disable_input</w:t>
      </w:r>
      <w:proofErr w:type="spellEnd"/>
      <w:r w:rsidRPr="00E90CB5">
        <w:rPr>
          <w:rFonts w:ascii="Courier New" w:hAnsi="Courier New" w:cs="Courier New"/>
          <w:b/>
          <w:bCs/>
          <w:lang w:val="en-US" w:eastAsia="ru-RU"/>
        </w:rPr>
        <w:t>(gpio_0, 5);</w:t>
      </w:r>
    </w:p>
    <w:p w14:paraId="5D636836" w14:textId="77777777" w:rsidR="00E90CB5" w:rsidRPr="00E90CB5" w:rsidRDefault="00E90CB5" w:rsidP="00E90CB5">
      <w:pPr>
        <w:rPr>
          <w:lang w:val="en-US" w:eastAsia="ru-RU"/>
        </w:rPr>
      </w:pPr>
      <w:r w:rsidRPr="00E90CB5">
        <w:rPr>
          <w:rFonts w:ascii="Courier New" w:hAnsi="Courier New" w:cs="Courier New"/>
          <w:b/>
          <w:bCs/>
          <w:lang w:val="en-US" w:eastAsia="ru-RU"/>
        </w:rPr>
        <w:t xml:space="preserve">  // Set as </w:t>
      </w:r>
      <w:proofErr w:type="spellStart"/>
      <w:r w:rsidRPr="00E90CB5">
        <w:rPr>
          <w:rFonts w:ascii="Courier New" w:hAnsi="Courier New" w:cs="Courier New"/>
          <w:b/>
          <w:bCs/>
          <w:lang w:val="en-US" w:eastAsia="ru-RU"/>
        </w:rPr>
        <w:t>gpio</w:t>
      </w:r>
      <w:proofErr w:type="spellEnd"/>
      <w:r w:rsidRPr="00E90CB5">
        <w:rPr>
          <w:rFonts w:ascii="Courier New" w:hAnsi="Courier New" w:cs="Courier New"/>
          <w:b/>
          <w:bCs/>
          <w:lang w:val="en-US" w:eastAsia="ru-RU"/>
        </w:rPr>
        <w:t xml:space="preserve"> as output</w:t>
      </w:r>
      <w:r w:rsidRPr="00E90CB5">
        <w:rPr>
          <w:rFonts w:ascii="Courier New" w:hAnsi="Courier New" w:cs="Courier New"/>
          <w:b/>
          <w:bCs/>
          <w:lang w:val="en-US" w:eastAsia="ru-RU"/>
        </w:rPr>
        <w:br/>
        <w:t>  //</w:t>
      </w:r>
      <w:proofErr w:type="spellStart"/>
      <w:r w:rsidRPr="00E90CB5">
        <w:rPr>
          <w:rFonts w:ascii="Courier New" w:hAnsi="Courier New" w:cs="Courier New"/>
          <w:b/>
          <w:bCs/>
          <w:lang w:val="en-US" w:eastAsia="ru-RU"/>
        </w:rPr>
        <w:t>metal_gpio_enable_output</w:t>
      </w:r>
      <w:proofErr w:type="spellEnd"/>
      <w:r w:rsidRPr="00E90CB5">
        <w:rPr>
          <w:rFonts w:ascii="Courier New" w:hAnsi="Courier New" w:cs="Courier New"/>
          <w:b/>
          <w:bCs/>
          <w:lang w:val="en-US" w:eastAsia="ru-RU"/>
        </w:rPr>
        <w:t>(gpio_0, 5);</w:t>
      </w:r>
      <w:r w:rsidRPr="00E90CB5">
        <w:rPr>
          <w:rFonts w:ascii="Courier New" w:hAnsi="Courier New" w:cs="Courier New"/>
          <w:b/>
          <w:bCs/>
          <w:lang w:val="en-US" w:eastAsia="ru-RU"/>
        </w:rPr>
        <w:br/>
        <w:t xml:space="preserve">  </w:t>
      </w:r>
      <w:proofErr w:type="spellStart"/>
      <w:r w:rsidRPr="00E90CB5">
        <w:rPr>
          <w:rFonts w:ascii="Courier New" w:hAnsi="Courier New" w:cs="Courier New"/>
          <w:b/>
          <w:bCs/>
          <w:lang w:val="en-US" w:eastAsia="ru-RU"/>
        </w:rPr>
        <w:t>Red_V_enable_output</w:t>
      </w:r>
      <w:proofErr w:type="spellEnd"/>
      <w:r w:rsidRPr="00E90CB5">
        <w:rPr>
          <w:rFonts w:ascii="Courier New" w:hAnsi="Courier New" w:cs="Courier New"/>
          <w:b/>
          <w:bCs/>
          <w:lang w:val="en-US" w:eastAsia="ru-RU"/>
        </w:rPr>
        <w:t>(5);</w:t>
      </w:r>
      <w:r w:rsidRPr="00E90CB5">
        <w:rPr>
          <w:rFonts w:ascii="Courier New" w:hAnsi="Courier New" w:cs="Courier New"/>
          <w:b/>
          <w:bCs/>
          <w:lang w:val="en-US" w:eastAsia="ru-RU"/>
        </w:rPr>
        <w:br/>
        <w:t>  // Pins have more than one function, make sure we disconnect anything connected</w:t>
      </w:r>
      <w:r w:rsidRPr="00E90CB5">
        <w:rPr>
          <w:rFonts w:ascii="Courier New" w:hAnsi="Courier New" w:cs="Courier New"/>
          <w:b/>
          <w:bCs/>
          <w:lang w:val="en-US" w:eastAsia="ru-RU"/>
        </w:rPr>
        <w:br/>
        <w:t xml:space="preserve">  </w:t>
      </w:r>
      <w:proofErr w:type="spellStart"/>
      <w:r w:rsidRPr="00E90CB5">
        <w:rPr>
          <w:rFonts w:ascii="Courier New" w:hAnsi="Courier New" w:cs="Courier New"/>
          <w:b/>
          <w:bCs/>
          <w:lang w:val="en-US" w:eastAsia="ru-RU"/>
        </w:rPr>
        <w:t>metal_gpio_disable_pinmux</w:t>
      </w:r>
      <w:proofErr w:type="spellEnd"/>
      <w:r w:rsidRPr="00E90CB5">
        <w:rPr>
          <w:rFonts w:ascii="Courier New" w:hAnsi="Courier New" w:cs="Courier New"/>
          <w:b/>
          <w:bCs/>
          <w:lang w:val="en-US" w:eastAsia="ru-RU"/>
        </w:rPr>
        <w:t>(gpio_0, 5);</w:t>
      </w:r>
    </w:p>
    <w:p w14:paraId="49A1D9D3" w14:textId="77777777" w:rsidR="00E90CB5" w:rsidRPr="00E90CB5" w:rsidRDefault="00E90CB5" w:rsidP="00E90CB5">
      <w:pPr>
        <w:rPr>
          <w:lang w:val="en-US" w:eastAsia="ru-RU"/>
        </w:rPr>
      </w:pPr>
      <w:r w:rsidRPr="00E90CB5">
        <w:rPr>
          <w:rFonts w:ascii="Courier New" w:hAnsi="Courier New" w:cs="Courier New"/>
          <w:b/>
          <w:bCs/>
          <w:lang w:val="en-US" w:eastAsia="ru-RU"/>
        </w:rPr>
        <w:t xml:space="preserve">  </w:t>
      </w:r>
      <w:proofErr w:type="spellStart"/>
      <w:r w:rsidRPr="00E90CB5">
        <w:rPr>
          <w:rFonts w:ascii="Courier New" w:hAnsi="Courier New" w:cs="Courier New"/>
          <w:b/>
          <w:bCs/>
          <w:lang w:val="en-US" w:eastAsia="ru-RU"/>
        </w:rPr>
        <w:t>metal_gpio_enable_input</w:t>
      </w:r>
      <w:proofErr w:type="spellEnd"/>
      <w:r w:rsidRPr="00E90CB5">
        <w:rPr>
          <w:rFonts w:ascii="Courier New" w:hAnsi="Courier New" w:cs="Courier New"/>
          <w:b/>
          <w:bCs/>
          <w:lang w:val="en-US" w:eastAsia="ru-RU"/>
        </w:rPr>
        <w:t>(gpio_0, 0);    // enable input 0</w:t>
      </w:r>
      <w:r w:rsidRPr="00E90CB5">
        <w:rPr>
          <w:rFonts w:ascii="Courier New" w:hAnsi="Courier New" w:cs="Courier New"/>
          <w:b/>
          <w:bCs/>
          <w:lang w:val="en-US" w:eastAsia="ru-RU"/>
        </w:rPr>
        <w:br/>
        <w:t xml:space="preserve">  </w:t>
      </w:r>
      <w:proofErr w:type="spellStart"/>
      <w:r w:rsidRPr="00E90CB5">
        <w:rPr>
          <w:rFonts w:ascii="Courier New" w:hAnsi="Courier New" w:cs="Courier New"/>
          <w:b/>
          <w:bCs/>
          <w:lang w:val="en-US" w:eastAsia="ru-RU"/>
        </w:rPr>
        <w:t>metal_gpio_enable_input</w:t>
      </w:r>
      <w:proofErr w:type="spellEnd"/>
      <w:r w:rsidRPr="00E90CB5">
        <w:rPr>
          <w:rFonts w:ascii="Courier New" w:hAnsi="Courier New" w:cs="Courier New"/>
          <w:b/>
          <w:bCs/>
          <w:lang w:val="en-US" w:eastAsia="ru-RU"/>
        </w:rPr>
        <w:t>(gpio_0, 1);    // enable input 1</w:t>
      </w:r>
    </w:p>
    <w:p w14:paraId="612E574E" w14:textId="77777777" w:rsidR="00E90CB5" w:rsidRPr="00E90CB5" w:rsidRDefault="00E90CB5" w:rsidP="00E90CB5">
      <w:pPr>
        <w:rPr>
          <w:lang w:val="en-US" w:eastAsia="ru-RU"/>
        </w:rPr>
      </w:pPr>
      <w:r w:rsidRPr="00E90CB5">
        <w:rPr>
          <w:rFonts w:ascii="Courier New" w:hAnsi="Courier New" w:cs="Courier New"/>
          <w:b/>
          <w:bCs/>
          <w:lang w:val="en-US" w:eastAsia="ru-RU"/>
        </w:rPr>
        <w:t xml:space="preserve">  </w:t>
      </w:r>
      <w:proofErr w:type="spellStart"/>
      <w:r w:rsidRPr="00E90CB5">
        <w:rPr>
          <w:rFonts w:ascii="Courier New" w:hAnsi="Courier New" w:cs="Courier New"/>
          <w:b/>
          <w:bCs/>
          <w:lang w:val="en-US" w:eastAsia="ru-RU"/>
        </w:rPr>
        <w:t>metal_gpio_disable_output</w:t>
      </w:r>
      <w:proofErr w:type="spellEnd"/>
      <w:r w:rsidRPr="00E90CB5">
        <w:rPr>
          <w:rFonts w:ascii="Courier New" w:hAnsi="Courier New" w:cs="Courier New"/>
          <w:b/>
          <w:bCs/>
          <w:lang w:val="en-US" w:eastAsia="ru-RU"/>
        </w:rPr>
        <w:t>(gpio_0, 0);  // disable output 0</w:t>
      </w:r>
      <w:r w:rsidRPr="00E90CB5">
        <w:rPr>
          <w:rFonts w:ascii="Courier New" w:hAnsi="Courier New" w:cs="Courier New"/>
          <w:b/>
          <w:bCs/>
          <w:lang w:val="en-US" w:eastAsia="ru-RU"/>
        </w:rPr>
        <w:br/>
        <w:t xml:space="preserve">  </w:t>
      </w:r>
      <w:proofErr w:type="spellStart"/>
      <w:r w:rsidRPr="00E90CB5">
        <w:rPr>
          <w:rFonts w:ascii="Courier New" w:hAnsi="Courier New" w:cs="Courier New"/>
          <w:b/>
          <w:bCs/>
          <w:lang w:val="en-US" w:eastAsia="ru-RU"/>
        </w:rPr>
        <w:t>metal_gpio_disable_output</w:t>
      </w:r>
      <w:proofErr w:type="spellEnd"/>
      <w:r w:rsidRPr="00E90CB5">
        <w:rPr>
          <w:rFonts w:ascii="Courier New" w:hAnsi="Courier New" w:cs="Courier New"/>
          <w:b/>
          <w:bCs/>
          <w:lang w:val="en-US" w:eastAsia="ru-RU"/>
        </w:rPr>
        <w:t>(gpio_0, 1);  // disable output 1</w:t>
      </w:r>
    </w:p>
    <w:p w14:paraId="49D83B81" w14:textId="77777777" w:rsidR="00E90CB5" w:rsidRPr="00E90CB5" w:rsidRDefault="00E90CB5" w:rsidP="00E90CB5">
      <w:pPr>
        <w:rPr>
          <w:lang w:val="en-US" w:eastAsia="ru-RU"/>
        </w:rPr>
      </w:pPr>
      <w:r w:rsidRPr="00E90CB5">
        <w:rPr>
          <w:rFonts w:ascii="Courier New" w:hAnsi="Courier New" w:cs="Courier New"/>
          <w:b/>
          <w:bCs/>
          <w:lang w:val="en-US" w:eastAsia="ru-RU"/>
        </w:rPr>
        <w:t xml:space="preserve">  </w:t>
      </w:r>
      <w:proofErr w:type="spellStart"/>
      <w:r w:rsidRPr="00E90CB5">
        <w:rPr>
          <w:rFonts w:ascii="Courier New" w:hAnsi="Courier New" w:cs="Courier New"/>
          <w:b/>
          <w:bCs/>
          <w:lang w:val="en-US" w:eastAsia="ru-RU"/>
        </w:rPr>
        <w:t>metal_gpio_disable_pinmux</w:t>
      </w:r>
      <w:proofErr w:type="spellEnd"/>
      <w:r w:rsidRPr="00E90CB5">
        <w:rPr>
          <w:rFonts w:ascii="Courier New" w:hAnsi="Courier New" w:cs="Courier New"/>
          <w:b/>
          <w:bCs/>
          <w:lang w:val="en-US" w:eastAsia="ru-RU"/>
        </w:rPr>
        <w:t>(gpio_0, 0);  // disable alternate functions for pin 0</w:t>
      </w:r>
      <w:r w:rsidRPr="00E90CB5">
        <w:rPr>
          <w:rFonts w:ascii="Courier New" w:hAnsi="Courier New" w:cs="Courier New"/>
          <w:b/>
          <w:bCs/>
          <w:lang w:val="en-US" w:eastAsia="ru-RU"/>
        </w:rPr>
        <w:br/>
        <w:t xml:space="preserve">  </w:t>
      </w:r>
      <w:proofErr w:type="spellStart"/>
      <w:r w:rsidRPr="00E90CB5">
        <w:rPr>
          <w:rFonts w:ascii="Courier New" w:hAnsi="Courier New" w:cs="Courier New"/>
          <w:b/>
          <w:bCs/>
          <w:lang w:val="en-US" w:eastAsia="ru-RU"/>
        </w:rPr>
        <w:t>metal_gpio_disable_pinmux</w:t>
      </w:r>
      <w:proofErr w:type="spellEnd"/>
      <w:r w:rsidRPr="00E90CB5">
        <w:rPr>
          <w:rFonts w:ascii="Courier New" w:hAnsi="Courier New" w:cs="Courier New"/>
          <w:b/>
          <w:bCs/>
          <w:lang w:val="en-US" w:eastAsia="ru-RU"/>
        </w:rPr>
        <w:t>(gpio_0, 1);  // disable alternate functions for pin 1</w:t>
      </w:r>
    </w:p>
    <w:p w14:paraId="076F9A7C" w14:textId="77777777" w:rsidR="00E90CB5" w:rsidRPr="00E90CB5" w:rsidRDefault="00E90CB5" w:rsidP="00E90CB5">
      <w:pPr>
        <w:rPr>
          <w:lang w:val="en-US" w:eastAsia="ru-RU"/>
        </w:rPr>
      </w:pPr>
      <w:r w:rsidRPr="00E90CB5">
        <w:rPr>
          <w:rFonts w:ascii="Courier New" w:hAnsi="Courier New" w:cs="Courier New"/>
          <w:b/>
          <w:bCs/>
          <w:lang w:val="en-US" w:eastAsia="ru-RU"/>
        </w:rPr>
        <w:lastRenderedPageBreak/>
        <w:t xml:space="preserve">  </w:t>
      </w:r>
      <w:proofErr w:type="spellStart"/>
      <w:r w:rsidRPr="00E90CB5">
        <w:rPr>
          <w:rFonts w:ascii="Courier New" w:hAnsi="Courier New" w:cs="Courier New"/>
          <w:b/>
          <w:bCs/>
          <w:lang w:val="en-US" w:eastAsia="ru-RU"/>
        </w:rPr>
        <w:t>Red_V_enable_pullup</w:t>
      </w:r>
      <w:proofErr w:type="spellEnd"/>
      <w:r w:rsidRPr="00E90CB5">
        <w:rPr>
          <w:rFonts w:ascii="Courier New" w:hAnsi="Courier New" w:cs="Courier New"/>
          <w:b/>
          <w:bCs/>
          <w:lang w:val="en-US" w:eastAsia="ru-RU"/>
        </w:rPr>
        <w:t>(0);  // enable pull-up for pin 0</w:t>
      </w:r>
      <w:r w:rsidRPr="00E90CB5">
        <w:rPr>
          <w:rFonts w:ascii="Courier New" w:hAnsi="Courier New" w:cs="Courier New"/>
          <w:b/>
          <w:bCs/>
          <w:lang w:val="en-US" w:eastAsia="ru-RU"/>
        </w:rPr>
        <w:br/>
        <w:t xml:space="preserve">  </w:t>
      </w:r>
      <w:proofErr w:type="spellStart"/>
      <w:r w:rsidRPr="00E90CB5">
        <w:rPr>
          <w:rFonts w:ascii="Courier New" w:hAnsi="Courier New" w:cs="Courier New"/>
          <w:b/>
          <w:bCs/>
          <w:lang w:val="en-US" w:eastAsia="ru-RU"/>
        </w:rPr>
        <w:t>Red_V_enable_pullup</w:t>
      </w:r>
      <w:proofErr w:type="spellEnd"/>
      <w:r w:rsidRPr="00E90CB5">
        <w:rPr>
          <w:rFonts w:ascii="Courier New" w:hAnsi="Courier New" w:cs="Courier New"/>
          <w:b/>
          <w:bCs/>
          <w:lang w:val="en-US" w:eastAsia="ru-RU"/>
        </w:rPr>
        <w:t>(1);  // enable pull-up for pin 1</w:t>
      </w:r>
    </w:p>
    <w:p w14:paraId="5F86399F" w14:textId="77777777" w:rsidR="00E90CB5" w:rsidRPr="00E90CB5" w:rsidRDefault="00E90CB5" w:rsidP="00E90CB5">
      <w:pPr>
        <w:rPr>
          <w:lang w:val="en-US" w:eastAsia="ru-RU"/>
        </w:rPr>
      </w:pPr>
      <w:r w:rsidRPr="00E90CB5">
        <w:rPr>
          <w:rFonts w:ascii="Courier New" w:hAnsi="Courier New" w:cs="Courier New"/>
          <w:b/>
          <w:bCs/>
          <w:lang w:val="en-US" w:eastAsia="ru-RU"/>
        </w:rPr>
        <w:t>  while(1){</w:t>
      </w:r>
      <w:r w:rsidRPr="00E90CB5">
        <w:rPr>
          <w:rFonts w:ascii="Courier New" w:hAnsi="Courier New" w:cs="Courier New"/>
          <w:b/>
          <w:bCs/>
          <w:lang w:val="en-US" w:eastAsia="ru-RU"/>
        </w:rPr>
        <w:br/>
        <w:t>    if(</w:t>
      </w:r>
      <w:proofErr w:type="spellStart"/>
      <w:r w:rsidRPr="00E90CB5">
        <w:rPr>
          <w:rFonts w:ascii="Courier New" w:hAnsi="Courier New" w:cs="Courier New"/>
          <w:b/>
          <w:bCs/>
          <w:lang w:val="en-US" w:eastAsia="ru-RU"/>
        </w:rPr>
        <w:t>Red_V_read_pin</w:t>
      </w:r>
      <w:proofErr w:type="spellEnd"/>
      <w:r w:rsidRPr="00E90CB5">
        <w:rPr>
          <w:rFonts w:ascii="Courier New" w:hAnsi="Courier New" w:cs="Courier New"/>
          <w:b/>
          <w:bCs/>
          <w:lang w:val="en-US" w:eastAsia="ru-RU"/>
        </w:rPr>
        <w:t>(0) == 0)      // Read input pin 0</w:t>
      </w:r>
      <w:r w:rsidRPr="00E90CB5">
        <w:rPr>
          <w:rFonts w:ascii="Courier New" w:hAnsi="Courier New" w:cs="Courier New"/>
          <w:b/>
          <w:bCs/>
          <w:lang w:val="en-US" w:eastAsia="ru-RU"/>
        </w:rPr>
        <w:br/>
        <w:t xml:space="preserve">      </w:t>
      </w:r>
      <w:proofErr w:type="spellStart"/>
      <w:r w:rsidRPr="00E90CB5">
        <w:rPr>
          <w:rFonts w:ascii="Courier New" w:hAnsi="Courier New" w:cs="Courier New"/>
          <w:b/>
          <w:bCs/>
          <w:lang w:val="en-US" w:eastAsia="ru-RU"/>
        </w:rPr>
        <w:t>Red_V_clear_pin</w:t>
      </w:r>
      <w:proofErr w:type="spellEnd"/>
      <w:r w:rsidRPr="00E90CB5">
        <w:rPr>
          <w:rFonts w:ascii="Courier New" w:hAnsi="Courier New" w:cs="Courier New"/>
          <w:b/>
          <w:bCs/>
          <w:lang w:val="en-US" w:eastAsia="ru-RU"/>
        </w:rPr>
        <w:t>(5);          // Turn LED OFF                                 </w:t>
      </w:r>
    </w:p>
    <w:p w14:paraId="3B5D79E7" w14:textId="77777777" w:rsidR="00E90CB5" w:rsidRPr="00E90CB5" w:rsidRDefault="00E90CB5" w:rsidP="00E90CB5">
      <w:pPr>
        <w:rPr>
          <w:lang w:val="en-US" w:eastAsia="ru-RU"/>
        </w:rPr>
      </w:pPr>
      <w:r w:rsidRPr="00E90CB5">
        <w:rPr>
          <w:rFonts w:ascii="Courier New" w:hAnsi="Courier New" w:cs="Courier New"/>
          <w:b/>
          <w:bCs/>
          <w:lang w:val="en-US" w:eastAsia="ru-RU"/>
        </w:rPr>
        <w:t>    else if(</w:t>
      </w:r>
      <w:proofErr w:type="spellStart"/>
      <w:r w:rsidRPr="00E90CB5">
        <w:rPr>
          <w:rFonts w:ascii="Courier New" w:hAnsi="Courier New" w:cs="Courier New"/>
          <w:b/>
          <w:bCs/>
          <w:lang w:val="en-US" w:eastAsia="ru-RU"/>
        </w:rPr>
        <w:t>Red_V_read_pin</w:t>
      </w:r>
      <w:proofErr w:type="spellEnd"/>
      <w:r w:rsidRPr="00E90CB5">
        <w:rPr>
          <w:rFonts w:ascii="Courier New" w:hAnsi="Courier New" w:cs="Courier New"/>
          <w:b/>
          <w:bCs/>
          <w:lang w:val="en-US" w:eastAsia="ru-RU"/>
        </w:rPr>
        <w:t>(1) == 0) // Read input pin 1</w:t>
      </w:r>
      <w:r w:rsidRPr="00E90CB5">
        <w:rPr>
          <w:rFonts w:ascii="Courier New" w:hAnsi="Courier New" w:cs="Courier New"/>
          <w:b/>
          <w:bCs/>
          <w:lang w:val="en-US" w:eastAsia="ru-RU"/>
        </w:rPr>
        <w:br/>
        <w:t xml:space="preserve">      </w:t>
      </w:r>
      <w:proofErr w:type="spellStart"/>
      <w:r w:rsidRPr="00E90CB5">
        <w:rPr>
          <w:rFonts w:ascii="Courier New" w:hAnsi="Courier New" w:cs="Courier New"/>
          <w:b/>
          <w:bCs/>
          <w:lang w:val="en-US" w:eastAsia="ru-RU"/>
        </w:rPr>
        <w:t>Red_V_set_pin</w:t>
      </w:r>
      <w:proofErr w:type="spellEnd"/>
      <w:r w:rsidRPr="00E90CB5">
        <w:rPr>
          <w:rFonts w:ascii="Courier New" w:hAnsi="Courier New" w:cs="Courier New"/>
          <w:b/>
          <w:bCs/>
          <w:lang w:val="en-US" w:eastAsia="ru-RU"/>
        </w:rPr>
        <w:t>(5);            // Turn LED ON</w:t>
      </w:r>
      <w:r w:rsidRPr="00E90CB5">
        <w:rPr>
          <w:rFonts w:ascii="Courier New" w:hAnsi="Courier New" w:cs="Courier New"/>
          <w:b/>
          <w:bCs/>
          <w:lang w:val="en-US" w:eastAsia="ru-RU"/>
        </w:rPr>
        <w:br/>
        <w:t>  }</w:t>
      </w:r>
      <w:r w:rsidRPr="00E90CB5">
        <w:rPr>
          <w:rFonts w:ascii="Courier New" w:hAnsi="Courier New" w:cs="Courier New"/>
          <w:b/>
          <w:bCs/>
          <w:lang w:val="en-US" w:eastAsia="ru-RU"/>
        </w:rPr>
        <w:br/>
        <w:t>  return 0; // Unreachable code</w:t>
      </w:r>
      <w:r w:rsidRPr="00E90CB5">
        <w:rPr>
          <w:rFonts w:ascii="Courier New" w:hAnsi="Courier New" w:cs="Courier New"/>
          <w:b/>
          <w:bCs/>
          <w:lang w:val="en-US" w:eastAsia="ru-RU"/>
        </w:rPr>
        <w:br/>
        <w:t>}</w:t>
      </w:r>
    </w:p>
    <w:p w14:paraId="0C1A7766" w14:textId="77777777" w:rsidR="00E90CB5" w:rsidRPr="00E90CB5" w:rsidRDefault="00E90CB5" w:rsidP="00E90CB5">
      <w:pPr>
        <w:rPr>
          <w:lang w:eastAsia="ru-RU"/>
        </w:rPr>
      </w:pPr>
      <w:r w:rsidRPr="00E90CB5">
        <w:rPr>
          <w:lang w:eastAsia="ru-RU"/>
        </w:rPr>
        <w:t xml:space="preserve">Обратите внимание, что у нас есть наши собственные макрофункции </w:t>
      </w:r>
      <w:r w:rsidRPr="00E90CB5">
        <w:rPr>
          <w:rFonts w:ascii="Courier New" w:hAnsi="Courier New" w:cs="Courier New"/>
          <w:b/>
          <w:bCs/>
          <w:lang w:val="en-US" w:eastAsia="ru-RU"/>
        </w:rPr>
        <w:t>Red</w:t>
      </w:r>
      <w:r w:rsidRPr="00E90CB5">
        <w:rPr>
          <w:rFonts w:ascii="Courier New" w:hAnsi="Courier New" w:cs="Courier New"/>
          <w:b/>
          <w:bCs/>
          <w:lang w:eastAsia="ru-RU"/>
        </w:rPr>
        <w:t>_</w:t>
      </w:r>
      <w:r w:rsidRPr="00E90CB5">
        <w:rPr>
          <w:rFonts w:ascii="Courier New" w:hAnsi="Courier New" w:cs="Courier New"/>
          <w:b/>
          <w:bCs/>
          <w:lang w:val="en-US" w:eastAsia="ru-RU"/>
        </w:rPr>
        <w:t>V</w:t>
      </w:r>
      <w:r w:rsidRPr="00E90CB5">
        <w:rPr>
          <w:rFonts w:ascii="Courier New" w:hAnsi="Courier New" w:cs="Courier New"/>
          <w:b/>
          <w:bCs/>
          <w:lang w:eastAsia="ru-RU"/>
        </w:rPr>
        <w:t>_</w:t>
      </w:r>
      <w:r w:rsidRPr="00E90CB5">
        <w:rPr>
          <w:rFonts w:ascii="Courier New" w:hAnsi="Courier New" w:cs="Courier New"/>
          <w:b/>
          <w:bCs/>
          <w:lang w:val="en-US" w:eastAsia="ru-RU"/>
        </w:rPr>
        <w:t>read</w:t>
      </w:r>
      <w:r w:rsidRPr="00E90CB5">
        <w:rPr>
          <w:rFonts w:ascii="Courier New" w:hAnsi="Courier New" w:cs="Courier New"/>
          <w:b/>
          <w:bCs/>
          <w:lang w:eastAsia="ru-RU"/>
        </w:rPr>
        <w:t>_</w:t>
      </w:r>
      <w:r w:rsidRPr="00E90CB5">
        <w:rPr>
          <w:rFonts w:ascii="Courier New" w:hAnsi="Courier New" w:cs="Courier New"/>
          <w:b/>
          <w:bCs/>
          <w:lang w:val="en-US" w:eastAsia="ru-RU"/>
        </w:rPr>
        <w:t>pin</w:t>
      </w:r>
      <w:r>
        <w:rPr>
          <w:rFonts w:ascii="Courier New" w:hAnsi="Courier New" w:cs="Courier New"/>
          <w:b/>
          <w:bCs/>
          <w:lang w:eastAsia="ru-RU"/>
        </w:rPr>
        <w:t>(</w:t>
      </w:r>
      <w:r w:rsidRPr="00E90CB5">
        <w:rPr>
          <w:rFonts w:ascii="Courier New" w:hAnsi="Courier New" w:cs="Courier New"/>
          <w:b/>
          <w:bCs/>
          <w:lang w:eastAsia="ru-RU"/>
        </w:rPr>
        <w:t>)</w:t>
      </w:r>
      <w:r w:rsidRPr="00E90CB5">
        <w:rPr>
          <w:b/>
          <w:bCs/>
          <w:lang w:val="en-US" w:eastAsia="ru-RU"/>
        </w:rPr>
        <w:t> </w:t>
      </w:r>
      <w:r w:rsidRPr="00E90CB5">
        <w:rPr>
          <w:lang w:eastAsia="ru-RU"/>
        </w:rPr>
        <w:t xml:space="preserve">и </w:t>
      </w:r>
      <w:r w:rsidRPr="00E90CB5">
        <w:rPr>
          <w:rFonts w:ascii="Courier New" w:hAnsi="Courier New" w:cs="Courier New"/>
          <w:b/>
          <w:bCs/>
          <w:lang w:val="en-US" w:eastAsia="ru-RU"/>
        </w:rPr>
        <w:t>Red</w:t>
      </w:r>
      <w:r w:rsidRPr="00E90CB5">
        <w:rPr>
          <w:rFonts w:ascii="Courier New" w:hAnsi="Courier New" w:cs="Courier New"/>
          <w:b/>
          <w:bCs/>
          <w:lang w:eastAsia="ru-RU"/>
        </w:rPr>
        <w:t>_</w:t>
      </w:r>
      <w:r w:rsidRPr="00E90CB5">
        <w:rPr>
          <w:rFonts w:ascii="Courier New" w:hAnsi="Courier New" w:cs="Courier New"/>
          <w:b/>
          <w:bCs/>
          <w:lang w:val="en-US" w:eastAsia="ru-RU"/>
        </w:rPr>
        <w:t>V</w:t>
      </w:r>
      <w:r w:rsidRPr="00E90CB5">
        <w:rPr>
          <w:rFonts w:ascii="Courier New" w:hAnsi="Courier New" w:cs="Courier New"/>
          <w:b/>
          <w:bCs/>
          <w:lang w:eastAsia="ru-RU"/>
        </w:rPr>
        <w:t>_</w:t>
      </w:r>
      <w:r w:rsidRPr="00E90CB5">
        <w:rPr>
          <w:rFonts w:ascii="Courier New" w:hAnsi="Courier New" w:cs="Courier New"/>
          <w:b/>
          <w:bCs/>
          <w:lang w:val="en-US" w:eastAsia="ru-RU"/>
        </w:rPr>
        <w:t>enable</w:t>
      </w:r>
      <w:r w:rsidRPr="00E90CB5">
        <w:rPr>
          <w:rFonts w:ascii="Courier New" w:hAnsi="Courier New" w:cs="Courier New"/>
          <w:b/>
          <w:bCs/>
          <w:lang w:eastAsia="ru-RU"/>
        </w:rPr>
        <w:t>_</w:t>
      </w:r>
      <w:r w:rsidRPr="00E90CB5">
        <w:rPr>
          <w:rFonts w:ascii="Courier New" w:hAnsi="Courier New" w:cs="Courier New"/>
          <w:b/>
          <w:bCs/>
          <w:lang w:val="en-US" w:eastAsia="ru-RU"/>
        </w:rPr>
        <w:t>pullup</w:t>
      </w:r>
      <w:r w:rsidRPr="00E90CB5">
        <w:rPr>
          <w:rFonts w:ascii="Courier New" w:hAnsi="Courier New" w:cs="Courier New"/>
          <w:b/>
          <w:bCs/>
          <w:lang w:eastAsia="ru-RU"/>
        </w:rPr>
        <w:t>()</w:t>
      </w:r>
      <w:r w:rsidRPr="00E90CB5">
        <w:rPr>
          <w:lang w:eastAsia="ru-RU"/>
        </w:rPr>
        <w:t>:</w:t>
      </w:r>
    </w:p>
    <w:p w14:paraId="6E634DC8" w14:textId="77777777" w:rsidR="00E90CB5" w:rsidRPr="00E90CB5" w:rsidRDefault="00E90CB5" w:rsidP="00E90CB5">
      <w:pPr>
        <w:rPr>
          <w:lang w:eastAsia="ru-RU"/>
        </w:rPr>
      </w:pPr>
      <w:r w:rsidRPr="00E90CB5">
        <w:rPr>
          <w:rFonts w:ascii="Courier New" w:hAnsi="Courier New" w:cs="Courier New"/>
          <w:b/>
          <w:bCs/>
          <w:lang w:val="en-US" w:eastAsia="ru-RU"/>
        </w:rPr>
        <w:t>Red</w:t>
      </w:r>
      <w:r w:rsidRPr="00E90CB5">
        <w:rPr>
          <w:rFonts w:ascii="Courier New" w:hAnsi="Courier New" w:cs="Courier New"/>
          <w:b/>
          <w:bCs/>
          <w:lang w:eastAsia="ru-RU"/>
        </w:rPr>
        <w:t>_</w:t>
      </w:r>
      <w:r w:rsidRPr="00E90CB5">
        <w:rPr>
          <w:rFonts w:ascii="Courier New" w:hAnsi="Courier New" w:cs="Courier New"/>
          <w:b/>
          <w:bCs/>
          <w:lang w:val="en-US" w:eastAsia="ru-RU"/>
        </w:rPr>
        <w:t>V</w:t>
      </w:r>
      <w:r w:rsidRPr="00E90CB5">
        <w:rPr>
          <w:rFonts w:ascii="Courier New" w:hAnsi="Courier New" w:cs="Courier New"/>
          <w:b/>
          <w:bCs/>
          <w:lang w:eastAsia="ru-RU"/>
        </w:rPr>
        <w:t>_</w:t>
      </w:r>
      <w:r w:rsidRPr="00E90CB5">
        <w:rPr>
          <w:rFonts w:ascii="Courier New" w:hAnsi="Courier New" w:cs="Courier New"/>
          <w:b/>
          <w:bCs/>
          <w:lang w:val="en-US" w:eastAsia="ru-RU"/>
        </w:rPr>
        <w:t>read</w:t>
      </w:r>
      <w:r w:rsidRPr="00E90CB5">
        <w:rPr>
          <w:rFonts w:ascii="Courier New" w:hAnsi="Courier New" w:cs="Courier New"/>
          <w:b/>
          <w:bCs/>
          <w:lang w:eastAsia="ru-RU"/>
        </w:rPr>
        <w:t>_</w:t>
      </w:r>
      <w:r w:rsidRPr="00E90CB5">
        <w:rPr>
          <w:rFonts w:ascii="Courier New" w:hAnsi="Courier New" w:cs="Courier New"/>
          <w:b/>
          <w:bCs/>
          <w:lang w:val="en-US" w:eastAsia="ru-RU"/>
        </w:rPr>
        <w:t>pin</w:t>
      </w:r>
      <w:r w:rsidRPr="00E90CB5">
        <w:rPr>
          <w:rFonts w:ascii="Courier New" w:hAnsi="Courier New" w:cs="Courier New"/>
          <w:b/>
          <w:bCs/>
          <w:lang w:eastAsia="ru-RU"/>
        </w:rPr>
        <w:t>()</w:t>
      </w:r>
      <w:r w:rsidRPr="00E90CB5">
        <w:rPr>
          <w:lang w:eastAsia="ru-RU"/>
        </w:rPr>
        <w:t xml:space="preserve">считывает входные контакты в качестве альтернативы функции библиотеки </w:t>
      </w:r>
      <w:r w:rsidRPr="00E90CB5">
        <w:rPr>
          <w:lang w:val="en-US" w:eastAsia="ru-RU"/>
        </w:rPr>
        <w:t>Freedom</w:t>
      </w:r>
      <w:r w:rsidRPr="00E90CB5">
        <w:rPr>
          <w:lang w:eastAsia="ru-RU"/>
        </w:rPr>
        <w:t xml:space="preserve"> </w:t>
      </w:r>
      <w:r w:rsidRPr="00E90CB5">
        <w:rPr>
          <w:lang w:val="en-US" w:eastAsia="ru-RU"/>
        </w:rPr>
        <w:t>Metal</w:t>
      </w:r>
      <w:r w:rsidRPr="00E90CB5">
        <w:rPr>
          <w:lang w:eastAsia="ru-RU"/>
        </w:rPr>
        <w:t>.</w:t>
      </w:r>
    </w:p>
    <w:p w14:paraId="72ABE7AA" w14:textId="77777777" w:rsidR="00E90CB5" w:rsidRPr="00E90CB5" w:rsidRDefault="00E90CB5" w:rsidP="00E90CB5">
      <w:pPr>
        <w:rPr>
          <w:lang w:eastAsia="ru-RU"/>
        </w:rPr>
      </w:pPr>
      <w:r w:rsidRPr="00E90CB5">
        <w:rPr>
          <w:lang w:eastAsia="ru-RU"/>
        </w:rPr>
        <w:t xml:space="preserve">В библиотеке </w:t>
      </w:r>
      <w:r w:rsidRPr="00E90CB5">
        <w:rPr>
          <w:lang w:val="en-US" w:eastAsia="ru-RU"/>
        </w:rPr>
        <w:t>Freedom</w:t>
      </w:r>
      <w:r w:rsidRPr="00E90CB5">
        <w:rPr>
          <w:lang w:eastAsia="ru-RU"/>
        </w:rPr>
        <w:t xml:space="preserve"> </w:t>
      </w:r>
      <w:r w:rsidRPr="00E90CB5">
        <w:rPr>
          <w:lang w:val="en-US" w:eastAsia="ru-RU"/>
        </w:rPr>
        <w:t>Metal</w:t>
      </w:r>
      <w:r w:rsidRPr="00E90CB5">
        <w:rPr>
          <w:lang w:eastAsia="ru-RU"/>
        </w:rPr>
        <w:t xml:space="preserve"> нет функции для включения подтягивающих резисторов (по крайней мере, не в </w:t>
      </w:r>
      <w:proofErr w:type="spellStart"/>
      <w:r w:rsidRPr="00E90CB5">
        <w:rPr>
          <w:rFonts w:ascii="Courier New" w:hAnsi="Courier New" w:cs="Courier New"/>
          <w:b/>
          <w:bCs/>
          <w:lang w:val="en-US" w:eastAsia="ru-RU"/>
        </w:rPr>
        <w:t>sifive</w:t>
      </w:r>
      <w:proofErr w:type="spellEnd"/>
      <w:r w:rsidRPr="00E90CB5">
        <w:rPr>
          <w:rFonts w:ascii="Courier New" w:hAnsi="Courier New" w:cs="Courier New"/>
          <w:b/>
          <w:bCs/>
          <w:lang w:eastAsia="ru-RU"/>
        </w:rPr>
        <w:t>_</w:t>
      </w:r>
      <w:proofErr w:type="spellStart"/>
      <w:r w:rsidRPr="00E90CB5">
        <w:rPr>
          <w:rFonts w:ascii="Courier New" w:hAnsi="Courier New" w:cs="Courier New"/>
          <w:b/>
          <w:bCs/>
          <w:lang w:val="en-US" w:eastAsia="ru-RU"/>
        </w:rPr>
        <w:t>gpio</w:t>
      </w:r>
      <w:proofErr w:type="spellEnd"/>
      <w:r w:rsidRPr="00E90CB5">
        <w:rPr>
          <w:rFonts w:ascii="Courier New" w:hAnsi="Courier New" w:cs="Courier New"/>
          <w:b/>
          <w:bCs/>
          <w:lang w:eastAsia="ru-RU"/>
        </w:rPr>
        <w:t>0.</w:t>
      </w:r>
      <w:r w:rsidRPr="00E90CB5">
        <w:rPr>
          <w:rFonts w:ascii="Courier New" w:hAnsi="Courier New" w:cs="Courier New"/>
          <w:b/>
          <w:bCs/>
          <w:lang w:val="en-US" w:eastAsia="ru-RU"/>
        </w:rPr>
        <w:t>c</w:t>
      </w:r>
      <w:r w:rsidRPr="00E90CB5">
        <w:rPr>
          <w:lang w:eastAsia="ru-RU"/>
        </w:rPr>
        <w:t xml:space="preserve">). Вот почему у нас есть макрос </w:t>
      </w:r>
      <w:r w:rsidRPr="00E90CB5">
        <w:rPr>
          <w:rFonts w:ascii="Courier New" w:hAnsi="Courier New" w:cs="Courier New"/>
          <w:b/>
          <w:bCs/>
          <w:lang w:val="en-US" w:eastAsia="ru-RU"/>
        </w:rPr>
        <w:t>Red</w:t>
      </w:r>
      <w:r w:rsidRPr="00E90CB5">
        <w:rPr>
          <w:rFonts w:ascii="Courier New" w:hAnsi="Courier New" w:cs="Courier New"/>
          <w:b/>
          <w:bCs/>
          <w:lang w:eastAsia="ru-RU"/>
        </w:rPr>
        <w:t>_</w:t>
      </w:r>
      <w:r w:rsidRPr="00E90CB5">
        <w:rPr>
          <w:rFonts w:ascii="Courier New" w:hAnsi="Courier New" w:cs="Courier New"/>
          <w:b/>
          <w:bCs/>
          <w:lang w:val="en-US" w:eastAsia="ru-RU"/>
        </w:rPr>
        <w:t>V</w:t>
      </w:r>
      <w:r w:rsidRPr="00E90CB5">
        <w:rPr>
          <w:rFonts w:ascii="Courier New" w:hAnsi="Courier New" w:cs="Courier New"/>
          <w:b/>
          <w:bCs/>
          <w:lang w:eastAsia="ru-RU"/>
        </w:rPr>
        <w:t>_</w:t>
      </w:r>
      <w:r w:rsidRPr="00E90CB5">
        <w:rPr>
          <w:rFonts w:ascii="Courier New" w:hAnsi="Courier New" w:cs="Courier New"/>
          <w:b/>
          <w:bCs/>
          <w:lang w:val="en-US" w:eastAsia="ru-RU"/>
        </w:rPr>
        <w:t>enable</w:t>
      </w:r>
      <w:r w:rsidRPr="00E90CB5">
        <w:rPr>
          <w:rFonts w:ascii="Courier New" w:hAnsi="Courier New" w:cs="Courier New"/>
          <w:b/>
          <w:bCs/>
          <w:lang w:eastAsia="ru-RU"/>
        </w:rPr>
        <w:t>_</w:t>
      </w:r>
      <w:r w:rsidRPr="00E90CB5">
        <w:rPr>
          <w:rFonts w:ascii="Courier New" w:hAnsi="Courier New" w:cs="Courier New"/>
          <w:b/>
          <w:bCs/>
          <w:lang w:val="en-US" w:eastAsia="ru-RU"/>
        </w:rPr>
        <w:t>pullup</w:t>
      </w:r>
      <w:r w:rsidRPr="00E90CB5">
        <w:rPr>
          <w:rFonts w:ascii="Courier New" w:hAnsi="Courier New" w:cs="Courier New"/>
          <w:b/>
          <w:bCs/>
          <w:lang w:eastAsia="ru-RU"/>
        </w:rPr>
        <w:t>()</w:t>
      </w:r>
      <w:r w:rsidRPr="00E90CB5">
        <w:rPr>
          <w:lang w:val="en-US" w:eastAsia="ru-RU"/>
        </w:rPr>
        <w:t> </w:t>
      </w:r>
      <w:r w:rsidRPr="00E90CB5">
        <w:rPr>
          <w:lang w:eastAsia="ru-RU"/>
        </w:rPr>
        <w:t>в этом примере кода.</w:t>
      </w:r>
    </w:p>
    <w:p w14:paraId="47E36842" w14:textId="77777777" w:rsidR="00E90CB5" w:rsidRDefault="00E90CB5" w:rsidP="00E90CB5">
      <w:pPr>
        <w:rPr>
          <w:lang w:eastAsia="ru-RU"/>
        </w:rPr>
      </w:pPr>
      <w:r w:rsidRPr="00E90CB5">
        <w:rPr>
          <w:lang w:eastAsia="ru-RU"/>
        </w:rPr>
        <w:t>Бесконечный цикл просто проверяет значение входных контактов и соответствующим образом включает или выключает светодиод.</w:t>
      </w:r>
    </w:p>
    <w:p w14:paraId="7A237D6C" w14:textId="77777777" w:rsidR="00E90CB5" w:rsidRDefault="00E90CB5" w:rsidP="00E90CB5">
      <w:pPr>
        <w:rPr>
          <w:lang w:eastAsia="ru-RU"/>
        </w:rPr>
      </w:pPr>
      <w:r w:rsidRPr="00E90CB5">
        <w:rPr>
          <w:lang w:eastAsia="ru-RU"/>
        </w:rPr>
        <w:t>Продолжайте и попробуйте приложение, чтобы убедиться, что кнопки работают правильно.</w:t>
      </w:r>
    </w:p>
    <w:p w14:paraId="3E8F8315" w14:textId="77777777" w:rsidR="00E90CB5" w:rsidRDefault="00E90CB5" w:rsidP="00E90CB5">
      <w:pPr>
        <w:pStyle w:val="Heading2"/>
      </w:pPr>
      <w:bookmarkStart w:id="17" w:name="_Toc152498889"/>
      <w:r>
        <w:t>GPIO Демо(Видео)</w:t>
      </w:r>
      <w:bookmarkEnd w:id="17"/>
    </w:p>
    <w:p w14:paraId="22A4975F" w14:textId="77777777" w:rsidR="00AB08A1" w:rsidRDefault="00E90CB5" w:rsidP="00E90CB5">
      <w:pPr>
        <w:rPr>
          <w:lang w:eastAsia="ru-RU"/>
        </w:rPr>
      </w:pPr>
      <w:r w:rsidRPr="00E90CB5">
        <w:rPr>
          <w:lang w:eastAsia="ru-RU"/>
        </w:rPr>
        <w:t xml:space="preserve">[Эдуардо </w:t>
      </w:r>
      <w:proofErr w:type="spellStart"/>
      <w:r w:rsidRPr="00E90CB5">
        <w:rPr>
          <w:lang w:eastAsia="ru-RU"/>
        </w:rPr>
        <w:t>Корпеньо</w:t>
      </w:r>
      <w:proofErr w:type="spellEnd"/>
      <w:r w:rsidRPr="00E90CB5">
        <w:rPr>
          <w:lang w:eastAsia="ru-RU"/>
        </w:rPr>
        <w:t>] Итак, давайте посмотрим, как это работает. Вот оборудование. Кнопка слева - это кнопка ноль, а кнопка справа - кнопка один. Помните, что крайняя левая кнопка выключает светодиод, а крайняя правая кнопка включает его. И обратите внимание, как встроенный светодиод реагирует на мои нажатия клавиш. Все работает именно так, как мы ожидали. Итак, вот оно, что у вас есть. Наше приложение GPIO работает хорошо.</w:t>
      </w:r>
    </w:p>
    <w:p w14:paraId="1F4FC9B7" w14:textId="77777777" w:rsidR="00E90CB5" w:rsidRDefault="00E90CB5" w:rsidP="00E90CB5">
      <w:pPr>
        <w:pStyle w:val="Heading2"/>
      </w:pPr>
      <w:bookmarkStart w:id="18" w:name="_Toc152498890"/>
      <w:r>
        <w:lastRenderedPageBreak/>
        <w:t>Подведение итогов главы</w:t>
      </w:r>
      <w:bookmarkEnd w:id="18"/>
    </w:p>
    <w:p w14:paraId="52FA3FC8" w14:textId="77777777" w:rsidR="00E90CB5" w:rsidRPr="00DF248F" w:rsidRDefault="00E90CB5" w:rsidP="00E90CB5">
      <w:pPr>
        <w:rPr>
          <w:lang w:eastAsia="ru-RU"/>
        </w:rPr>
      </w:pPr>
      <w:r w:rsidRPr="00E90CB5">
        <w:rPr>
          <w:lang w:eastAsia="ru-RU"/>
        </w:rPr>
        <w:t xml:space="preserve">Вы прошли через глубокое приключение с аппаратным и программным обеспечением. </w:t>
      </w:r>
      <w:r w:rsidRPr="00DF248F">
        <w:rPr>
          <w:lang w:eastAsia="ru-RU"/>
        </w:rPr>
        <w:t>Похлопайте себе!</w:t>
      </w:r>
    </w:p>
    <w:p w14:paraId="656DAE60" w14:textId="77777777" w:rsidR="00E90CB5" w:rsidRPr="00E90CB5" w:rsidRDefault="00E90CB5" w:rsidP="00E90CB5">
      <w:pPr>
        <w:ind w:left="709" w:firstLine="0"/>
        <w:rPr>
          <w:lang w:eastAsia="ru-RU"/>
        </w:rPr>
      </w:pPr>
      <w:r w:rsidRPr="00E90CB5">
        <w:rPr>
          <w:lang w:eastAsia="ru-RU"/>
        </w:rPr>
        <w:t>Давайте подытожим то, что мы рассмотрели в этой главе:</w:t>
      </w:r>
    </w:p>
    <w:p w14:paraId="3BC78718" w14:textId="77777777" w:rsidR="00E90CB5" w:rsidRDefault="00E90CB5" w:rsidP="00E90CB5">
      <w:pPr>
        <w:pStyle w:val="ListParagraph"/>
        <w:numPr>
          <w:ilvl w:val="0"/>
          <w:numId w:val="27"/>
        </w:numPr>
        <w:rPr>
          <w:lang w:eastAsia="ru-RU"/>
        </w:rPr>
      </w:pPr>
      <w:r w:rsidRPr="00E90CB5">
        <w:rPr>
          <w:lang w:eastAsia="ru-RU"/>
        </w:rPr>
        <w:t>Мы рассмотрели, как обычно работает ввод-вывод с отображением памяти в микроконтроллерах.</w:t>
      </w:r>
    </w:p>
    <w:p w14:paraId="709684F9" w14:textId="77777777" w:rsidR="00E90CB5" w:rsidRDefault="00E90CB5" w:rsidP="00E90CB5">
      <w:pPr>
        <w:pStyle w:val="ListParagraph"/>
        <w:numPr>
          <w:ilvl w:val="0"/>
          <w:numId w:val="27"/>
        </w:numPr>
        <w:rPr>
          <w:lang w:eastAsia="ru-RU"/>
        </w:rPr>
      </w:pPr>
      <w:r w:rsidRPr="00E90CB5">
        <w:rPr>
          <w:lang w:eastAsia="ru-RU"/>
        </w:rPr>
        <w:t xml:space="preserve">Мы изучили руководство по </w:t>
      </w:r>
      <w:r w:rsidRPr="00E90CB5">
        <w:rPr>
          <w:lang w:val="en-US" w:eastAsia="ru-RU"/>
        </w:rPr>
        <w:t>FE</w:t>
      </w:r>
      <w:r w:rsidRPr="00E90CB5">
        <w:rPr>
          <w:lang w:eastAsia="ru-RU"/>
        </w:rPr>
        <w:t xml:space="preserve">310, чтобы узнать об аппаратном обеспечении </w:t>
      </w:r>
      <w:r w:rsidRPr="00E90CB5">
        <w:rPr>
          <w:lang w:val="en-US" w:eastAsia="ru-RU"/>
        </w:rPr>
        <w:t>GPIO</w:t>
      </w:r>
      <w:r w:rsidRPr="00E90CB5">
        <w:rPr>
          <w:lang w:eastAsia="ru-RU"/>
        </w:rPr>
        <w:t xml:space="preserve"> и регистрах конфигурации.</w:t>
      </w:r>
    </w:p>
    <w:p w14:paraId="59783BD1" w14:textId="77777777" w:rsidR="00E90CB5" w:rsidRPr="00E90CB5" w:rsidRDefault="00E90CB5" w:rsidP="00E90CB5">
      <w:pPr>
        <w:pStyle w:val="ListParagraph"/>
        <w:numPr>
          <w:ilvl w:val="0"/>
          <w:numId w:val="27"/>
        </w:numPr>
        <w:rPr>
          <w:lang w:eastAsia="ru-RU"/>
        </w:rPr>
      </w:pPr>
      <w:r w:rsidRPr="00E90CB5">
        <w:rPr>
          <w:lang w:eastAsia="ru-RU"/>
        </w:rPr>
        <w:t xml:space="preserve">Мы углубились в библиотеку </w:t>
      </w:r>
      <w:r w:rsidRPr="00E90CB5">
        <w:rPr>
          <w:lang w:val="en-US" w:eastAsia="ru-RU"/>
        </w:rPr>
        <w:t>Freedom</w:t>
      </w:r>
      <w:r w:rsidRPr="00E90CB5">
        <w:rPr>
          <w:lang w:eastAsia="ru-RU"/>
        </w:rPr>
        <w:t xml:space="preserve"> </w:t>
      </w:r>
      <w:r w:rsidRPr="00E90CB5">
        <w:rPr>
          <w:lang w:val="en-US" w:eastAsia="ru-RU"/>
        </w:rPr>
        <w:t>Metal</w:t>
      </w:r>
      <w:r w:rsidRPr="00E90CB5">
        <w:rPr>
          <w:lang w:eastAsia="ru-RU"/>
        </w:rPr>
        <w:t>.</w:t>
      </w:r>
    </w:p>
    <w:p w14:paraId="749BA866" w14:textId="77777777" w:rsidR="00E90CB5" w:rsidRPr="00E90CB5" w:rsidRDefault="00E90CB5" w:rsidP="00E90CB5">
      <w:pPr>
        <w:pStyle w:val="ListParagraph"/>
        <w:numPr>
          <w:ilvl w:val="0"/>
          <w:numId w:val="27"/>
        </w:numPr>
        <w:rPr>
          <w:lang w:eastAsia="ru-RU"/>
        </w:rPr>
      </w:pPr>
      <w:r w:rsidRPr="00E90CB5">
        <w:rPr>
          <w:lang w:eastAsia="ru-RU"/>
        </w:rPr>
        <w:t xml:space="preserve">Мы написали наши собственные макрофункции для функций, не реализованных в библиотеке </w:t>
      </w:r>
      <w:r w:rsidRPr="00E90CB5">
        <w:rPr>
          <w:lang w:val="en-US" w:eastAsia="ru-RU"/>
        </w:rPr>
        <w:t>Freedom</w:t>
      </w:r>
      <w:r w:rsidRPr="00E90CB5">
        <w:rPr>
          <w:lang w:eastAsia="ru-RU"/>
        </w:rPr>
        <w:t xml:space="preserve"> </w:t>
      </w:r>
      <w:r w:rsidRPr="00E90CB5">
        <w:rPr>
          <w:lang w:val="en-US" w:eastAsia="ru-RU"/>
        </w:rPr>
        <w:t>Metal</w:t>
      </w:r>
      <w:r w:rsidRPr="00E90CB5">
        <w:rPr>
          <w:lang w:eastAsia="ru-RU"/>
        </w:rPr>
        <w:t>.</w:t>
      </w:r>
    </w:p>
    <w:p w14:paraId="12984B57" w14:textId="77777777" w:rsidR="00E90CB5" w:rsidRPr="00E90CB5" w:rsidRDefault="00E90CB5" w:rsidP="00E90CB5">
      <w:pPr>
        <w:pStyle w:val="ListParagraph"/>
        <w:numPr>
          <w:ilvl w:val="0"/>
          <w:numId w:val="27"/>
        </w:numPr>
        <w:rPr>
          <w:lang w:eastAsia="ru-RU"/>
        </w:rPr>
      </w:pPr>
      <w:r w:rsidRPr="00E90CB5">
        <w:rPr>
          <w:lang w:eastAsia="ru-RU"/>
        </w:rPr>
        <w:t xml:space="preserve">Для этого мы извлекли некоторые адреса и смещения из руководства по микроконтроллеру </w:t>
      </w:r>
      <w:r w:rsidRPr="00E90CB5">
        <w:rPr>
          <w:lang w:val="en-US" w:eastAsia="ru-RU"/>
        </w:rPr>
        <w:t>FE</w:t>
      </w:r>
      <w:r w:rsidRPr="00E90CB5">
        <w:rPr>
          <w:lang w:eastAsia="ru-RU"/>
        </w:rPr>
        <w:t>310.</w:t>
      </w:r>
    </w:p>
    <w:p w14:paraId="778F0CDD" w14:textId="77777777" w:rsidR="00E90CB5" w:rsidRPr="00E90CB5" w:rsidRDefault="00E90CB5" w:rsidP="00E90CB5">
      <w:pPr>
        <w:pStyle w:val="ListParagraph"/>
        <w:numPr>
          <w:ilvl w:val="0"/>
          <w:numId w:val="27"/>
        </w:numPr>
        <w:rPr>
          <w:lang w:eastAsia="ru-RU"/>
        </w:rPr>
      </w:pPr>
      <w:r w:rsidRPr="00E90CB5">
        <w:rPr>
          <w:lang w:eastAsia="ru-RU"/>
        </w:rPr>
        <w:t xml:space="preserve">Вы также узнали, как углубиться в код, используя 2 специальные функции </w:t>
      </w:r>
      <w:r w:rsidRPr="00E90CB5">
        <w:rPr>
          <w:lang w:val="en-US" w:eastAsia="ru-RU"/>
        </w:rPr>
        <w:t>Freedom</w:t>
      </w:r>
      <w:r w:rsidRPr="00E90CB5">
        <w:rPr>
          <w:lang w:eastAsia="ru-RU"/>
        </w:rPr>
        <w:t xml:space="preserve"> </w:t>
      </w:r>
      <w:r w:rsidRPr="00E90CB5">
        <w:rPr>
          <w:lang w:val="en-US" w:eastAsia="ru-RU"/>
        </w:rPr>
        <w:t>Studio</w:t>
      </w:r>
      <w:r w:rsidRPr="00E90CB5">
        <w:rPr>
          <w:lang w:eastAsia="ru-RU"/>
        </w:rPr>
        <w:t>.</w:t>
      </w:r>
    </w:p>
    <w:p w14:paraId="45ED6655" w14:textId="77777777" w:rsidR="00E90CB5" w:rsidRPr="00DF248F" w:rsidRDefault="00E90CB5" w:rsidP="00E90CB5">
      <w:pPr>
        <w:pStyle w:val="ListParagraph"/>
        <w:numPr>
          <w:ilvl w:val="0"/>
          <w:numId w:val="27"/>
        </w:numPr>
        <w:rPr>
          <w:lang w:eastAsia="ru-RU"/>
        </w:rPr>
      </w:pPr>
      <w:r w:rsidRPr="00DF248F">
        <w:rPr>
          <w:lang w:eastAsia="ru-RU"/>
        </w:rPr>
        <w:t>Вы узнали, как подключить оборудование к вашей плате.</w:t>
      </w:r>
    </w:p>
    <w:p w14:paraId="3F7BA205" w14:textId="77777777" w:rsidR="00E90CB5" w:rsidRPr="00E90CB5" w:rsidRDefault="00E90CB5" w:rsidP="00E90CB5">
      <w:r w:rsidRPr="00E90CB5">
        <w:rPr>
          <w:lang w:eastAsia="ru-RU"/>
        </w:rPr>
        <w:t>Не стесняйтесь возвращаться к этому материалу, если вам понадобится освежить его в памяти в будущем.</w:t>
      </w:r>
    </w:p>
    <w:p w14:paraId="106D2B05" w14:textId="7748E645" w:rsidR="006D4D46" w:rsidRDefault="006D4D46">
      <w:pPr>
        <w:pStyle w:val="TOC1"/>
        <w:tabs>
          <w:tab w:val="right" w:leader="dot" w:pos="9345"/>
        </w:tabs>
        <w:rPr>
          <w:ins w:id="19" w:author="Andrew Ilchenko" w:date="2023-12-03T12:27:00Z"/>
          <w:noProof/>
        </w:rPr>
      </w:pPr>
      <w:ins w:id="20" w:author="Andrew Ilchenko" w:date="2023-12-03T12:27:00Z">
        <w:r>
          <w:fldChar w:fldCharType="begin"/>
        </w:r>
        <w:r>
          <w:instrText xml:space="preserve"> TOC \o "1-3" \h \z \u </w:instrText>
        </w:r>
      </w:ins>
      <w:r>
        <w:fldChar w:fldCharType="separate"/>
      </w:r>
      <w:ins w:id="21" w:author="Andrew Ilchenko" w:date="2023-12-03T12:27:00Z">
        <w:r w:rsidRPr="00F914D7">
          <w:rPr>
            <w:rStyle w:val="Hyperlink"/>
            <w:noProof/>
          </w:rPr>
          <w:fldChar w:fldCharType="begin"/>
        </w:r>
        <w:r w:rsidRPr="00F914D7">
          <w:rPr>
            <w:rStyle w:val="Hyperlink"/>
            <w:noProof/>
          </w:rPr>
          <w:instrText xml:space="preserve"> </w:instrText>
        </w:r>
        <w:r>
          <w:rPr>
            <w:noProof/>
          </w:rPr>
          <w:instrText>HYPERLINK \l "_Toc152498872"</w:instrText>
        </w:r>
        <w:r w:rsidRPr="00F914D7">
          <w:rPr>
            <w:rStyle w:val="Hyperlink"/>
            <w:noProof/>
          </w:rPr>
          <w:instrText xml:space="preserve"> </w:instrText>
        </w:r>
        <w:r w:rsidRPr="00F914D7">
          <w:rPr>
            <w:rStyle w:val="Hyperlink"/>
            <w:noProof/>
          </w:rPr>
        </w:r>
        <w:r w:rsidRPr="00F914D7">
          <w:rPr>
            <w:rStyle w:val="Hyperlink"/>
            <w:noProof/>
          </w:rPr>
          <w:fldChar w:fldCharType="separate"/>
        </w:r>
        <w:r w:rsidRPr="00F914D7">
          <w:rPr>
            <w:rStyle w:val="Hyperlink"/>
            <w:noProof/>
          </w:rPr>
          <w:t xml:space="preserve">ГЛАВА 3. </w:t>
        </w:r>
        <w:r w:rsidRPr="00F914D7">
          <w:rPr>
            <w:rStyle w:val="Hyperlink"/>
            <w:noProof/>
            <w:lang w:val="en-US"/>
          </w:rPr>
          <w:t>GPIO</w:t>
        </w:r>
        <w:r>
          <w:rPr>
            <w:noProof/>
            <w:webHidden/>
          </w:rPr>
          <w:tab/>
        </w:r>
        <w:r>
          <w:rPr>
            <w:noProof/>
            <w:webHidden/>
          </w:rPr>
          <w:fldChar w:fldCharType="begin"/>
        </w:r>
        <w:r>
          <w:rPr>
            <w:noProof/>
            <w:webHidden/>
          </w:rPr>
          <w:instrText xml:space="preserve"> PAGEREF _Toc152498872 \h </w:instrText>
        </w:r>
        <w:r>
          <w:rPr>
            <w:noProof/>
            <w:webHidden/>
          </w:rPr>
        </w:r>
      </w:ins>
      <w:r>
        <w:rPr>
          <w:noProof/>
          <w:webHidden/>
        </w:rPr>
        <w:fldChar w:fldCharType="separate"/>
      </w:r>
      <w:ins w:id="22" w:author="Andrew Ilchenko" w:date="2023-12-03T12:27:00Z">
        <w:r>
          <w:rPr>
            <w:noProof/>
            <w:webHidden/>
          </w:rPr>
          <w:t>1</w:t>
        </w:r>
        <w:r>
          <w:rPr>
            <w:noProof/>
            <w:webHidden/>
          </w:rPr>
          <w:fldChar w:fldCharType="end"/>
        </w:r>
        <w:r w:rsidRPr="00F914D7">
          <w:rPr>
            <w:rStyle w:val="Hyperlink"/>
            <w:noProof/>
          </w:rPr>
          <w:fldChar w:fldCharType="end"/>
        </w:r>
      </w:ins>
    </w:p>
    <w:p w14:paraId="47181F7B" w14:textId="53A275E3" w:rsidR="006D4D46" w:rsidRDefault="006D4D46">
      <w:pPr>
        <w:pStyle w:val="TOC2"/>
        <w:tabs>
          <w:tab w:val="right" w:leader="dot" w:pos="9345"/>
        </w:tabs>
        <w:rPr>
          <w:ins w:id="23" w:author="Andrew Ilchenko" w:date="2023-12-03T12:27:00Z"/>
          <w:noProof/>
        </w:rPr>
      </w:pPr>
      <w:ins w:id="24" w:author="Andrew Ilchenko" w:date="2023-12-03T12:27:00Z">
        <w:r w:rsidRPr="00F914D7">
          <w:rPr>
            <w:rStyle w:val="Hyperlink"/>
            <w:noProof/>
          </w:rPr>
          <w:fldChar w:fldCharType="begin"/>
        </w:r>
        <w:r w:rsidRPr="00F914D7">
          <w:rPr>
            <w:rStyle w:val="Hyperlink"/>
            <w:noProof/>
          </w:rPr>
          <w:instrText xml:space="preserve"> </w:instrText>
        </w:r>
        <w:r>
          <w:rPr>
            <w:noProof/>
          </w:rPr>
          <w:instrText>HYPERLINK \l "_Toc152498873"</w:instrText>
        </w:r>
        <w:r w:rsidRPr="00F914D7">
          <w:rPr>
            <w:rStyle w:val="Hyperlink"/>
            <w:noProof/>
          </w:rPr>
          <w:instrText xml:space="preserve"> </w:instrText>
        </w:r>
        <w:r w:rsidRPr="00F914D7">
          <w:rPr>
            <w:rStyle w:val="Hyperlink"/>
            <w:noProof/>
          </w:rPr>
        </w:r>
        <w:r w:rsidRPr="00F914D7">
          <w:rPr>
            <w:rStyle w:val="Hyperlink"/>
            <w:noProof/>
          </w:rPr>
          <w:fldChar w:fldCharType="separate"/>
        </w:r>
        <w:r w:rsidRPr="00F914D7">
          <w:rPr>
            <w:rStyle w:val="Hyperlink"/>
            <w:noProof/>
          </w:rPr>
          <w:t>Обзор главы (Видео)</w:t>
        </w:r>
        <w:r>
          <w:rPr>
            <w:noProof/>
            <w:webHidden/>
          </w:rPr>
          <w:tab/>
        </w:r>
        <w:r>
          <w:rPr>
            <w:noProof/>
            <w:webHidden/>
          </w:rPr>
          <w:fldChar w:fldCharType="begin"/>
        </w:r>
        <w:r>
          <w:rPr>
            <w:noProof/>
            <w:webHidden/>
          </w:rPr>
          <w:instrText xml:space="preserve"> PAGEREF _Toc152498873 \h </w:instrText>
        </w:r>
        <w:r>
          <w:rPr>
            <w:noProof/>
            <w:webHidden/>
          </w:rPr>
        </w:r>
      </w:ins>
      <w:r>
        <w:rPr>
          <w:noProof/>
          <w:webHidden/>
        </w:rPr>
        <w:fldChar w:fldCharType="separate"/>
      </w:r>
      <w:ins w:id="25" w:author="Andrew Ilchenko" w:date="2023-12-03T12:27:00Z">
        <w:r>
          <w:rPr>
            <w:noProof/>
            <w:webHidden/>
          </w:rPr>
          <w:t>1</w:t>
        </w:r>
        <w:r>
          <w:rPr>
            <w:noProof/>
            <w:webHidden/>
          </w:rPr>
          <w:fldChar w:fldCharType="end"/>
        </w:r>
        <w:r w:rsidRPr="00F914D7">
          <w:rPr>
            <w:rStyle w:val="Hyperlink"/>
            <w:noProof/>
          </w:rPr>
          <w:fldChar w:fldCharType="end"/>
        </w:r>
      </w:ins>
    </w:p>
    <w:p w14:paraId="037C8229" w14:textId="20D24AED" w:rsidR="006D4D46" w:rsidRDefault="006D4D46">
      <w:pPr>
        <w:pStyle w:val="TOC2"/>
        <w:tabs>
          <w:tab w:val="right" w:leader="dot" w:pos="9345"/>
        </w:tabs>
        <w:rPr>
          <w:ins w:id="26" w:author="Andrew Ilchenko" w:date="2023-12-03T12:27:00Z"/>
          <w:noProof/>
        </w:rPr>
      </w:pPr>
      <w:ins w:id="27" w:author="Andrew Ilchenko" w:date="2023-12-03T12:27:00Z">
        <w:r w:rsidRPr="00F914D7">
          <w:rPr>
            <w:rStyle w:val="Hyperlink"/>
            <w:noProof/>
          </w:rPr>
          <w:fldChar w:fldCharType="begin"/>
        </w:r>
        <w:r w:rsidRPr="00F914D7">
          <w:rPr>
            <w:rStyle w:val="Hyperlink"/>
            <w:noProof/>
          </w:rPr>
          <w:instrText xml:space="preserve"> </w:instrText>
        </w:r>
        <w:r>
          <w:rPr>
            <w:noProof/>
          </w:rPr>
          <w:instrText>HYPERLINK \l "_Toc152498874"</w:instrText>
        </w:r>
        <w:r w:rsidRPr="00F914D7">
          <w:rPr>
            <w:rStyle w:val="Hyperlink"/>
            <w:noProof/>
          </w:rPr>
          <w:instrText xml:space="preserve"> </w:instrText>
        </w:r>
        <w:r w:rsidRPr="00F914D7">
          <w:rPr>
            <w:rStyle w:val="Hyperlink"/>
            <w:noProof/>
          </w:rPr>
        </w:r>
        <w:r w:rsidRPr="00F914D7">
          <w:rPr>
            <w:rStyle w:val="Hyperlink"/>
            <w:noProof/>
          </w:rPr>
          <w:fldChar w:fldCharType="separate"/>
        </w:r>
        <w:r w:rsidRPr="00F914D7">
          <w:rPr>
            <w:rStyle w:val="Hyperlink"/>
            <w:noProof/>
          </w:rPr>
          <w:t xml:space="preserve">О </w:t>
        </w:r>
        <w:r w:rsidRPr="00F914D7">
          <w:rPr>
            <w:rStyle w:val="Hyperlink"/>
            <w:noProof/>
            <w:lang w:val="en-US"/>
          </w:rPr>
          <w:t>GPIO</w:t>
        </w:r>
        <w:r>
          <w:rPr>
            <w:noProof/>
            <w:webHidden/>
          </w:rPr>
          <w:tab/>
        </w:r>
        <w:r>
          <w:rPr>
            <w:noProof/>
            <w:webHidden/>
          </w:rPr>
          <w:fldChar w:fldCharType="begin"/>
        </w:r>
        <w:r>
          <w:rPr>
            <w:noProof/>
            <w:webHidden/>
          </w:rPr>
          <w:instrText xml:space="preserve"> PAGEREF _Toc152498874 \h </w:instrText>
        </w:r>
        <w:r>
          <w:rPr>
            <w:noProof/>
            <w:webHidden/>
          </w:rPr>
        </w:r>
      </w:ins>
      <w:r>
        <w:rPr>
          <w:noProof/>
          <w:webHidden/>
        </w:rPr>
        <w:fldChar w:fldCharType="separate"/>
      </w:r>
      <w:ins w:id="28" w:author="Andrew Ilchenko" w:date="2023-12-03T12:27:00Z">
        <w:r>
          <w:rPr>
            <w:noProof/>
            <w:webHidden/>
          </w:rPr>
          <w:t>1</w:t>
        </w:r>
        <w:r>
          <w:rPr>
            <w:noProof/>
            <w:webHidden/>
          </w:rPr>
          <w:fldChar w:fldCharType="end"/>
        </w:r>
        <w:r w:rsidRPr="00F914D7">
          <w:rPr>
            <w:rStyle w:val="Hyperlink"/>
            <w:noProof/>
          </w:rPr>
          <w:fldChar w:fldCharType="end"/>
        </w:r>
      </w:ins>
    </w:p>
    <w:p w14:paraId="5A9A1584" w14:textId="41CE3E52" w:rsidR="006D4D46" w:rsidRDefault="006D4D46">
      <w:pPr>
        <w:pStyle w:val="TOC2"/>
        <w:tabs>
          <w:tab w:val="right" w:leader="dot" w:pos="9345"/>
        </w:tabs>
        <w:rPr>
          <w:ins w:id="29" w:author="Andrew Ilchenko" w:date="2023-12-03T12:27:00Z"/>
          <w:noProof/>
        </w:rPr>
      </w:pPr>
      <w:ins w:id="30" w:author="Andrew Ilchenko" w:date="2023-12-03T12:27:00Z">
        <w:r w:rsidRPr="00F914D7">
          <w:rPr>
            <w:rStyle w:val="Hyperlink"/>
            <w:noProof/>
          </w:rPr>
          <w:fldChar w:fldCharType="begin"/>
        </w:r>
        <w:r w:rsidRPr="00F914D7">
          <w:rPr>
            <w:rStyle w:val="Hyperlink"/>
            <w:noProof/>
          </w:rPr>
          <w:instrText xml:space="preserve"> </w:instrText>
        </w:r>
        <w:r>
          <w:rPr>
            <w:noProof/>
          </w:rPr>
          <w:instrText>HYPERLINK \l "_Toc152498875"</w:instrText>
        </w:r>
        <w:r w:rsidRPr="00F914D7">
          <w:rPr>
            <w:rStyle w:val="Hyperlink"/>
            <w:noProof/>
          </w:rPr>
          <w:instrText xml:space="preserve"> </w:instrText>
        </w:r>
        <w:r w:rsidRPr="00F914D7">
          <w:rPr>
            <w:rStyle w:val="Hyperlink"/>
            <w:noProof/>
          </w:rPr>
        </w:r>
        <w:r w:rsidRPr="00F914D7">
          <w:rPr>
            <w:rStyle w:val="Hyperlink"/>
            <w:noProof/>
          </w:rPr>
          <w:fldChar w:fldCharType="separate"/>
        </w:r>
        <w:r w:rsidRPr="00F914D7">
          <w:rPr>
            <w:rStyle w:val="Hyperlink"/>
            <w:noProof/>
          </w:rPr>
          <w:t>Принципиальная схема FE310 GPIO</w:t>
        </w:r>
        <w:r>
          <w:rPr>
            <w:noProof/>
            <w:webHidden/>
          </w:rPr>
          <w:tab/>
        </w:r>
        <w:r>
          <w:rPr>
            <w:noProof/>
            <w:webHidden/>
          </w:rPr>
          <w:fldChar w:fldCharType="begin"/>
        </w:r>
        <w:r>
          <w:rPr>
            <w:noProof/>
            <w:webHidden/>
          </w:rPr>
          <w:instrText xml:space="preserve"> PAGEREF _Toc152498875 \h </w:instrText>
        </w:r>
        <w:r>
          <w:rPr>
            <w:noProof/>
            <w:webHidden/>
          </w:rPr>
        </w:r>
      </w:ins>
      <w:r>
        <w:rPr>
          <w:noProof/>
          <w:webHidden/>
        </w:rPr>
        <w:fldChar w:fldCharType="separate"/>
      </w:r>
      <w:ins w:id="31" w:author="Andrew Ilchenko" w:date="2023-12-03T12:27:00Z">
        <w:r>
          <w:rPr>
            <w:noProof/>
            <w:webHidden/>
          </w:rPr>
          <w:t>3</w:t>
        </w:r>
        <w:r>
          <w:rPr>
            <w:noProof/>
            <w:webHidden/>
          </w:rPr>
          <w:fldChar w:fldCharType="end"/>
        </w:r>
        <w:r w:rsidRPr="00F914D7">
          <w:rPr>
            <w:rStyle w:val="Hyperlink"/>
            <w:noProof/>
          </w:rPr>
          <w:fldChar w:fldCharType="end"/>
        </w:r>
      </w:ins>
    </w:p>
    <w:p w14:paraId="643852C0" w14:textId="18CE9251" w:rsidR="006D4D46" w:rsidRDefault="006D4D46">
      <w:pPr>
        <w:pStyle w:val="TOC2"/>
        <w:tabs>
          <w:tab w:val="right" w:leader="dot" w:pos="9345"/>
        </w:tabs>
        <w:rPr>
          <w:ins w:id="32" w:author="Andrew Ilchenko" w:date="2023-12-03T12:27:00Z"/>
          <w:noProof/>
        </w:rPr>
      </w:pPr>
      <w:ins w:id="33" w:author="Andrew Ilchenko" w:date="2023-12-03T12:27:00Z">
        <w:r w:rsidRPr="00F914D7">
          <w:rPr>
            <w:rStyle w:val="Hyperlink"/>
            <w:noProof/>
          </w:rPr>
          <w:fldChar w:fldCharType="begin"/>
        </w:r>
        <w:r w:rsidRPr="00F914D7">
          <w:rPr>
            <w:rStyle w:val="Hyperlink"/>
            <w:noProof/>
          </w:rPr>
          <w:instrText xml:space="preserve"> </w:instrText>
        </w:r>
        <w:r>
          <w:rPr>
            <w:noProof/>
          </w:rPr>
          <w:instrText>HYPERLINK \l "_Toc152498876"</w:instrText>
        </w:r>
        <w:r w:rsidRPr="00F914D7">
          <w:rPr>
            <w:rStyle w:val="Hyperlink"/>
            <w:noProof/>
          </w:rPr>
          <w:instrText xml:space="preserve"> </w:instrText>
        </w:r>
        <w:r w:rsidRPr="00F914D7">
          <w:rPr>
            <w:rStyle w:val="Hyperlink"/>
            <w:noProof/>
          </w:rPr>
        </w:r>
        <w:r w:rsidRPr="00F914D7">
          <w:rPr>
            <w:rStyle w:val="Hyperlink"/>
            <w:noProof/>
          </w:rPr>
          <w:fldChar w:fldCharType="separate"/>
        </w:r>
        <w:r w:rsidRPr="00F914D7">
          <w:rPr>
            <w:rStyle w:val="Hyperlink"/>
            <w:noProof/>
          </w:rPr>
          <w:t>Конфигурационные регистры</w:t>
        </w:r>
        <w:r>
          <w:rPr>
            <w:noProof/>
            <w:webHidden/>
          </w:rPr>
          <w:tab/>
        </w:r>
        <w:r>
          <w:rPr>
            <w:noProof/>
            <w:webHidden/>
          </w:rPr>
          <w:fldChar w:fldCharType="begin"/>
        </w:r>
        <w:r>
          <w:rPr>
            <w:noProof/>
            <w:webHidden/>
          </w:rPr>
          <w:instrText xml:space="preserve"> PAGEREF _Toc152498876 \h </w:instrText>
        </w:r>
        <w:r>
          <w:rPr>
            <w:noProof/>
            <w:webHidden/>
          </w:rPr>
        </w:r>
      </w:ins>
      <w:r>
        <w:rPr>
          <w:noProof/>
          <w:webHidden/>
        </w:rPr>
        <w:fldChar w:fldCharType="separate"/>
      </w:r>
      <w:ins w:id="34" w:author="Andrew Ilchenko" w:date="2023-12-03T12:27:00Z">
        <w:r>
          <w:rPr>
            <w:noProof/>
            <w:webHidden/>
          </w:rPr>
          <w:t>7</w:t>
        </w:r>
        <w:r>
          <w:rPr>
            <w:noProof/>
            <w:webHidden/>
          </w:rPr>
          <w:fldChar w:fldCharType="end"/>
        </w:r>
        <w:r w:rsidRPr="00F914D7">
          <w:rPr>
            <w:rStyle w:val="Hyperlink"/>
            <w:noProof/>
          </w:rPr>
          <w:fldChar w:fldCharType="end"/>
        </w:r>
      </w:ins>
    </w:p>
    <w:p w14:paraId="5FCB7BDF" w14:textId="355E355C" w:rsidR="006D4D46" w:rsidRDefault="006D4D46">
      <w:pPr>
        <w:pStyle w:val="TOC2"/>
        <w:tabs>
          <w:tab w:val="right" w:leader="dot" w:pos="9345"/>
        </w:tabs>
        <w:rPr>
          <w:ins w:id="35" w:author="Andrew Ilchenko" w:date="2023-12-03T12:27:00Z"/>
          <w:noProof/>
        </w:rPr>
      </w:pPr>
      <w:ins w:id="36" w:author="Andrew Ilchenko" w:date="2023-12-03T12:27:00Z">
        <w:r w:rsidRPr="00F914D7">
          <w:rPr>
            <w:rStyle w:val="Hyperlink"/>
            <w:noProof/>
          </w:rPr>
          <w:fldChar w:fldCharType="begin"/>
        </w:r>
        <w:r w:rsidRPr="00F914D7">
          <w:rPr>
            <w:rStyle w:val="Hyperlink"/>
            <w:noProof/>
          </w:rPr>
          <w:instrText xml:space="preserve"> </w:instrText>
        </w:r>
        <w:r>
          <w:rPr>
            <w:noProof/>
          </w:rPr>
          <w:instrText>HYPERLINK \l "_Toc152498877"</w:instrText>
        </w:r>
        <w:r w:rsidRPr="00F914D7">
          <w:rPr>
            <w:rStyle w:val="Hyperlink"/>
            <w:noProof/>
          </w:rPr>
          <w:instrText xml:space="preserve"> </w:instrText>
        </w:r>
        <w:r w:rsidRPr="00F914D7">
          <w:rPr>
            <w:rStyle w:val="Hyperlink"/>
            <w:noProof/>
          </w:rPr>
        </w:r>
        <w:r w:rsidRPr="00F914D7">
          <w:rPr>
            <w:rStyle w:val="Hyperlink"/>
            <w:noProof/>
          </w:rPr>
          <w:fldChar w:fldCharType="separate"/>
        </w:r>
        <w:r w:rsidRPr="00F914D7">
          <w:rPr>
            <w:rStyle w:val="Hyperlink"/>
            <w:noProof/>
          </w:rPr>
          <w:t xml:space="preserve">Конфигурационные регистры </w:t>
        </w:r>
        <w:r w:rsidRPr="00F914D7">
          <w:rPr>
            <w:rStyle w:val="Hyperlink"/>
            <w:noProof/>
            <w:lang w:val="en-US"/>
          </w:rPr>
          <w:t>GPIO</w:t>
        </w:r>
        <w:r w:rsidRPr="00F914D7">
          <w:rPr>
            <w:rStyle w:val="Hyperlink"/>
            <w:noProof/>
          </w:rPr>
          <w:t xml:space="preserve"> в микроконтроллере </w:t>
        </w:r>
        <w:r w:rsidRPr="00F914D7">
          <w:rPr>
            <w:rStyle w:val="Hyperlink"/>
            <w:noProof/>
            <w:lang w:val="en-US"/>
          </w:rPr>
          <w:t>FE</w:t>
        </w:r>
        <w:r w:rsidRPr="00F914D7">
          <w:rPr>
            <w:rStyle w:val="Hyperlink"/>
            <w:noProof/>
          </w:rPr>
          <w:t>310</w:t>
        </w:r>
        <w:r>
          <w:rPr>
            <w:noProof/>
            <w:webHidden/>
          </w:rPr>
          <w:tab/>
        </w:r>
        <w:r>
          <w:rPr>
            <w:noProof/>
            <w:webHidden/>
          </w:rPr>
          <w:fldChar w:fldCharType="begin"/>
        </w:r>
        <w:r>
          <w:rPr>
            <w:noProof/>
            <w:webHidden/>
          </w:rPr>
          <w:instrText xml:space="preserve"> PAGEREF _Toc152498877 \h </w:instrText>
        </w:r>
        <w:r>
          <w:rPr>
            <w:noProof/>
            <w:webHidden/>
          </w:rPr>
        </w:r>
      </w:ins>
      <w:r>
        <w:rPr>
          <w:noProof/>
          <w:webHidden/>
        </w:rPr>
        <w:fldChar w:fldCharType="separate"/>
      </w:r>
      <w:ins w:id="37" w:author="Andrew Ilchenko" w:date="2023-12-03T12:27:00Z">
        <w:r>
          <w:rPr>
            <w:noProof/>
            <w:webHidden/>
          </w:rPr>
          <w:t>9</w:t>
        </w:r>
        <w:r>
          <w:rPr>
            <w:noProof/>
            <w:webHidden/>
          </w:rPr>
          <w:fldChar w:fldCharType="end"/>
        </w:r>
        <w:r w:rsidRPr="00F914D7">
          <w:rPr>
            <w:rStyle w:val="Hyperlink"/>
            <w:noProof/>
          </w:rPr>
          <w:fldChar w:fldCharType="end"/>
        </w:r>
      </w:ins>
    </w:p>
    <w:p w14:paraId="1C5BF7F9" w14:textId="70B60020" w:rsidR="006D4D46" w:rsidRDefault="006D4D46">
      <w:pPr>
        <w:pStyle w:val="TOC2"/>
        <w:tabs>
          <w:tab w:val="right" w:leader="dot" w:pos="9345"/>
        </w:tabs>
        <w:rPr>
          <w:ins w:id="38" w:author="Andrew Ilchenko" w:date="2023-12-03T12:27:00Z"/>
          <w:noProof/>
        </w:rPr>
      </w:pPr>
      <w:ins w:id="39" w:author="Andrew Ilchenko" w:date="2023-12-03T12:27:00Z">
        <w:r w:rsidRPr="00F914D7">
          <w:rPr>
            <w:rStyle w:val="Hyperlink"/>
            <w:noProof/>
          </w:rPr>
          <w:fldChar w:fldCharType="begin"/>
        </w:r>
        <w:r w:rsidRPr="00F914D7">
          <w:rPr>
            <w:rStyle w:val="Hyperlink"/>
            <w:noProof/>
          </w:rPr>
          <w:instrText xml:space="preserve"> </w:instrText>
        </w:r>
        <w:r>
          <w:rPr>
            <w:noProof/>
          </w:rPr>
          <w:instrText>HYPERLINK \l "_Toc152498878"</w:instrText>
        </w:r>
        <w:r w:rsidRPr="00F914D7">
          <w:rPr>
            <w:rStyle w:val="Hyperlink"/>
            <w:noProof/>
          </w:rPr>
          <w:instrText xml:space="preserve"> </w:instrText>
        </w:r>
        <w:r w:rsidRPr="00F914D7">
          <w:rPr>
            <w:rStyle w:val="Hyperlink"/>
            <w:noProof/>
          </w:rPr>
        </w:r>
        <w:r w:rsidRPr="00F914D7">
          <w:rPr>
            <w:rStyle w:val="Hyperlink"/>
            <w:noProof/>
          </w:rPr>
          <w:fldChar w:fldCharType="separate"/>
        </w:r>
        <w:r w:rsidRPr="00F914D7">
          <w:rPr>
            <w:rStyle w:val="Hyperlink"/>
            <w:noProof/>
            <w:lang w:val="en-US"/>
          </w:rPr>
          <w:t>GPIO</w:t>
        </w:r>
        <w:r w:rsidRPr="00F914D7">
          <w:rPr>
            <w:rStyle w:val="Hyperlink"/>
            <w:noProof/>
          </w:rPr>
          <w:t xml:space="preserve"> в библиотеке </w:t>
        </w:r>
        <w:r w:rsidRPr="00F914D7">
          <w:rPr>
            <w:rStyle w:val="Hyperlink"/>
            <w:noProof/>
            <w:lang w:val="en-US"/>
          </w:rPr>
          <w:t>Freedom</w:t>
        </w:r>
        <w:r w:rsidRPr="00F914D7">
          <w:rPr>
            <w:rStyle w:val="Hyperlink"/>
            <w:noProof/>
          </w:rPr>
          <w:t xml:space="preserve"> </w:t>
        </w:r>
        <w:r w:rsidRPr="00F914D7">
          <w:rPr>
            <w:rStyle w:val="Hyperlink"/>
            <w:noProof/>
            <w:lang w:val="en-US"/>
          </w:rPr>
          <w:t>Metal</w:t>
        </w:r>
        <w:r>
          <w:rPr>
            <w:noProof/>
            <w:webHidden/>
          </w:rPr>
          <w:tab/>
        </w:r>
        <w:r>
          <w:rPr>
            <w:noProof/>
            <w:webHidden/>
          </w:rPr>
          <w:fldChar w:fldCharType="begin"/>
        </w:r>
        <w:r>
          <w:rPr>
            <w:noProof/>
            <w:webHidden/>
          </w:rPr>
          <w:instrText xml:space="preserve"> PAGEREF _Toc152498878 \h </w:instrText>
        </w:r>
        <w:r>
          <w:rPr>
            <w:noProof/>
            <w:webHidden/>
          </w:rPr>
        </w:r>
      </w:ins>
      <w:r>
        <w:rPr>
          <w:noProof/>
          <w:webHidden/>
        </w:rPr>
        <w:fldChar w:fldCharType="separate"/>
      </w:r>
      <w:ins w:id="40" w:author="Andrew Ilchenko" w:date="2023-12-03T12:27:00Z">
        <w:r>
          <w:rPr>
            <w:noProof/>
            <w:webHidden/>
          </w:rPr>
          <w:t>10</w:t>
        </w:r>
        <w:r>
          <w:rPr>
            <w:noProof/>
            <w:webHidden/>
          </w:rPr>
          <w:fldChar w:fldCharType="end"/>
        </w:r>
        <w:r w:rsidRPr="00F914D7">
          <w:rPr>
            <w:rStyle w:val="Hyperlink"/>
            <w:noProof/>
          </w:rPr>
          <w:fldChar w:fldCharType="end"/>
        </w:r>
      </w:ins>
    </w:p>
    <w:p w14:paraId="0F44DCC2" w14:textId="438D7E2C" w:rsidR="006D4D46" w:rsidRDefault="006D4D46">
      <w:pPr>
        <w:pStyle w:val="TOC2"/>
        <w:tabs>
          <w:tab w:val="right" w:leader="dot" w:pos="9345"/>
        </w:tabs>
        <w:rPr>
          <w:ins w:id="41" w:author="Andrew Ilchenko" w:date="2023-12-03T12:27:00Z"/>
          <w:noProof/>
        </w:rPr>
      </w:pPr>
      <w:ins w:id="42" w:author="Andrew Ilchenko" w:date="2023-12-03T12:27:00Z">
        <w:r w:rsidRPr="00F914D7">
          <w:rPr>
            <w:rStyle w:val="Hyperlink"/>
            <w:noProof/>
          </w:rPr>
          <w:fldChar w:fldCharType="begin"/>
        </w:r>
        <w:r w:rsidRPr="00F914D7">
          <w:rPr>
            <w:rStyle w:val="Hyperlink"/>
            <w:noProof/>
          </w:rPr>
          <w:instrText xml:space="preserve"> </w:instrText>
        </w:r>
        <w:r>
          <w:rPr>
            <w:noProof/>
          </w:rPr>
          <w:instrText>HYPERLINK \l "_Toc152498879"</w:instrText>
        </w:r>
        <w:r w:rsidRPr="00F914D7">
          <w:rPr>
            <w:rStyle w:val="Hyperlink"/>
            <w:noProof/>
          </w:rPr>
          <w:instrText xml:space="preserve"> </w:instrText>
        </w:r>
        <w:r w:rsidRPr="00F914D7">
          <w:rPr>
            <w:rStyle w:val="Hyperlink"/>
            <w:noProof/>
          </w:rPr>
        </w:r>
        <w:r w:rsidRPr="00F914D7">
          <w:rPr>
            <w:rStyle w:val="Hyperlink"/>
            <w:noProof/>
          </w:rPr>
          <w:fldChar w:fldCharType="separate"/>
        </w:r>
        <w:r w:rsidRPr="00F914D7">
          <w:rPr>
            <w:rStyle w:val="Hyperlink"/>
            <w:noProof/>
          </w:rPr>
          <w:t>Продолжаем углубляться</w:t>
        </w:r>
        <w:r>
          <w:rPr>
            <w:noProof/>
            <w:webHidden/>
          </w:rPr>
          <w:tab/>
        </w:r>
        <w:r>
          <w:rPr>
            <w:noProof/>
            <w:webHidden/>
          </w:rPr>
          <w:fldChar w:fldCharType="begin"/>
        </w:r>
        <w:r>
          <w:rPr>
            <w:noProof/>
            <w:webHidden/>
          </w:rPr>
          <w:instrText xml:space="preserve"> PAGEREF _Toc152498879 \h </w:instrText>
        </w:r>
        <w:r>
          <w:rPr>
            <w:noProof/>
            <w:webHidden/>
          </w:rPr>
        </w:r>
      </w:ins>
      <w:r>
        <w:rPr>
          <w:noProof/>
          <w:webHidden/>
        </w:rPr>
        <w:fldChar w:fldCharType="separate"/>
      </w:r>
      <w:ins w:id="43" w:author="Andrew Ilchenko" w:date="2023-12-03T12:27:00Z">
        <w:r>
          <w:rPr>
            <w:noProof/>
            <w:webHidden/>
          </w:rPr>
          <w:t>13</w:t>
        </w:r>
        <w:r>
          <w:rPr>
            <w:noProof/>
            <w:webHidden/>
          </w:rPr>
          <w:fldChar w:fldCharType="end"/>
        </w:r>
        <w:r w:rsidRPr="00F914D7">
          <w:rPr>
            <w:rStyle w:val="Hyperlink"/>
            <w:noProof/>
          </w:rPr>
          <w:fldChar w:fldCharType="end"/>
        </w:r>
      </w:ins>
    </w:p>
    <w:p w14:paraId="5FD5B506" w14:textId="2CAA23DC" w:rsidR="006D4D46" w:rsidRDefault="006D4D46">
      <w:pPr>
        <w:pStyle w:val="TOC2"/>
        <w:tabs>
          <w:tab w:val="right" w:leader="dot" w:pos="9345"/>
        </w:tabs>
        <w:rPr>
          <w:ins w:id="44" w:author="Andrew Ilchenko" w:date="2023-12-03T12:27:00Z"/>
          <w:noProof/>
        </w:rPr>
      </w:pPr>
      <w:ins w:id="45" w:author="Andrew Ilchenko" w:date="2023-12-03T12:27:00Z">
        <w:r w:rsidRPr="00F914D7">
          <w:rPr>
            <w:rStyle w:val="Hyperlink"/>
            <w:noProof/>
          </w:rPr>
          <w:fldChar w:fldCharType="begin"/>
        </w:r>
        <w:r w:rsidRPr="00F914D7">
          <w:rPr>
            <w:rStyle w:val="Hyperlink"/>
            <w:noProof/>
          </w:rPr>
          <w:instrText xml:space="preserve"> </w:instrText>
        </w:r>
        <w:r>
          <w:rPr>
            <w:noProof/>
          </w:rPr>
          <w:instrText>HYPERLINK \l "_Toc152498880"</w:instrText>
        </w:r>
        <w:r w:rsidRPr="00F914D7">
          <w:rPr>
            <w:rStyle w:val="Hyperlink"/>
            <w:noProof/>
          </w:rPr>
          <w:instrText xml:space="preserve"> </w:instrText>
        </w:r>
        <w:r w:rsidRPr="00F914D7">
          <w:rPr>
            <w:rStyle w:val="Hyperlink"/>
            <w:noProof/>
          </w:rPr>
        </w:r>
        <w:r w:rsidRPr="00F914D7">
          <w:rPr>
            <w:rStyle w:val="Hyperlink"/>
            <w:noProof/>
          </w:rPr>
          <w:fldChar w:fldCharType="separate"/>
        </w:r>
        <w:r w:rsidRPr="00F914D7">
          <w:rPr>
            <w:rStyle w:val="Hyperlink"/>
            <w:noProof/>
          </w:rPr>
          <w:t>Макроопределения базы и смещения</w:t>
        </w:r>
        <w:r>
          <w:rPr>
            <w:noProof/>
            <w:webHidden/>
          </w:rPr>
          <w:tab/>
        </w:r>
        <w:r>
          <w:rPr>
            <w:noProof/>
            <w:webHidden/>
          </w:rPr>
          <w:fldChar w:fldCharType="begin"/>
        </w:r>
        <w:r>
          <w:rPr>
            <w:noProof/>
            <w:webHidden/>
          </w:rPr>
          <w:instrText xml:space="preserve"> PAGEREF _Toc152498880 \h </w:instrText>
        </w:r>
        <w:r>
          <w:rPr>
            <w:noProof/>
            <w:webHidden/>
          </w:rPr>
        </w:r>
      </w:ins>
      <w:r>
        <w:rPr>
          <w:noProof/>
          <w:webHidden/>
        </w:rPr>
        <w:fldChar w:fldCharType="separate"/>
      </w:r>
      <w:ins w:id="46" w:author="Andrew Ilchenko" w:date="2023-12-03T12:27:00Z">
        <w:r>
          <w:rPr>
            <w:noProof/>
            <w:webHidden/>
          </w:rPr>
          <w:t>16</w:t>
        </w:r>
        <w:r>
          <w:rPr>
            <w:noProof/>
            <w:webHidden/>
          </w:rPr>
          <w:fldChar w:fldCharType="end"/>
        </w:r>
        <w:r w:rsidRPr="00F914D7">
          <w:rPr>
            <w:rStyle w:val="Hyperlink"/>
            <w:noProof/>
          </w:rPr>
          <w:fldChar w:fldCharType="end"/>
        </w:r>
      </w:ins>
    </w:p>
    <w:p w14:paraId="248E8A03" w14:textId="79E4E87D" w:rsidR="006D4D46" w:rsidRDefault="006D4D46">
      <w:pPr>
        <w:pStyle w:val="TOC2"/>
        <w:tabs>
          <w:tab w:val="right" w:leader="dot" w:pos="9345"/>
        </w:tabs>
        <w:rPr>
          <w:ins w:id="47" w:author="Andrew Ilchenko" w:date="2023-12-03T12:27:00Z"/>
          <w:noProof/>
        </w:rPr>
      </w:pPr>
      <w:ins w:id="48" w:author="Andrew Ilchenko" w:date="2023-12-03T12:27:00Z">
        <w:r w:rsidRPr="00F914D7">
          <w:rPr>
            <w:rStyle w:val="Hyperlink"/>
            <w:noProof/>
          </w:rPr>
          <w:fldChar w:fldCharType="begin"/>
        </w:r>
        <w:r w:rsidRPr="00F914D7">
          <w:rPr>
            <w:rStyle w:val="Hyperlink"/>
            <w:noProof/>
          </w:rPr>
          <w:instrText xml:space="preserve"> </w:instrText>
        </w:r>
        <w:r>
          <w:rPr>
            <w:noProof/>
          </w:rPr>
          <w:instrText>HYPERLINK \l "_Toc152498881"</w:instrText>
        </w:r>
        <w:r w:rsidRPr="00F914D7">
          <w:rPr>
            <w:rStyle w:val="Hyperlink"/>
            <w:noProof/>
          </w:rPr>
          <w:instrText xml:space="preserve"> </w:instrText>
        </w:r>
        <w:r w:rsidRPr="00F914D7">
          <w:rPr>
            <w:rStyle w:val="Hyperlink"/>
            <w:noProof/>
          </w:rPr>
        </w:r>
        <w:r w:rsidRPr="00F914D7">
          <w:rPr>
            <w:rStyle w:val="Hyperlink"/>
            <w:noProof/>
          </w:rPr>
          <w:fldChar w:fldCharType="separate"/>
        </w:r>
        <w:r w:rsidRPr="00F914D7">
          <w:rPr>
            <w:rStyle w:val="Hyperlink"/>
            <w:noProof/>
          </w:rPr>
          <w:t>Альтернативный способ увидеть, что происходит</w:t>
        </w:r>
        <w:r>
          <w:rPr>
            <w:noProof/>
            <w:webHidden/>
          </w:rPr>
          <w:tab/>
        </w:r>
        <w:r>
          <w:rPr>
            <w:noProof/>
            <w:webHidden/>
          </w:rPr>
          <w:fldChar w:fldCharType="begin"/>
        </w:r>
        <w:r>
          <w:rPr>
            <w:noProof/>
            <w:webHidden/>
          </w:rPr>
          <w:instrText xml:space="preserve"> PAGEREF _Toc152498881 \h </w:instrText>
        </w:r>
        <w:r>
          <w:rPr>
            <w:noProof/>
            <w:webHidden/>
          </w:rPr>
        </w:r>
      </w:ins>
      <w:r>
        <w:rPr>
          <w:noProof/>
          <w:webHidden/>
        </w:rPr>
        <w:fldChar w:fldCharType="separate"/>
      </w:r>
      <w:ins w:id="49" w:author="Andrew Ilchenko" w:date="2023-12-03T12:27:00Z">
        <w:r>
          <w:rPr>
            <w:noProof/>
            <w:webHidden/>
          </w:rPr>
          <w:t>19</w:t>
        </w:r>
        <w:r>
          <w:rPr>
            <w:noProof/>
            <w:webHidden/>
          </w:rPr>
          <w:fldChar w:fldCharType="end"/>
        </w:r>
        <w:r w:rsidRPr="00F914D7">
          <w:rPr>
            <w:rStyle w:val="Hyperlink"/>
            <w:noProof/>
          </w:rPr>
          <w:fldChar w:fldCharType="end"/>
        </w:r>
      </w:ins>
    </w:p>
    <w:p w14:paraId="0B515EF9" w14:textId="6FABE88A" w:rsidR="006D4D46" w:rsidRDefault="006D4D46">
      <w:pPr>
        <w:pStyle w:val="TOC2"/>
        <w:tabs>
          <w:tab w:val="right" w:leader="dot" w:pos="9345"/>
        </w:tabs>
        <w:rPr>
          <w:ins w:id="50" w:author="Andrew Ilchenko" w:date="2023-12-03T12:27:00Z"/>
          <w:noProof/>
        </w:rPr>
      </w:pPr>
      <w:ins w:id="51" w:author="Andrew Ilchenko" w:date="2023-12-03T12:27:00Z">
        <w:r w:rsidRPr="00F914D7">
          <w:rPr>
            <w:rStyle w:val="Hyperlink"/>
            <w:noProof/>
          </w:rPr>
          <w:fldChar w:fldCharType="begin"/>
        </w:r>
        <w:r w:rsidRPr="00F914D7">
          <w:rPr>
            <w:rStyle w:val="Hyperlink"/>
            <w:noProof/>
          </w:rPr>
          <w:instrText xml:space="preserve"> </w:instrText>
        </w:r>
        <w:r>
          <w:rPr>
            <w:noProof/>
          </w:rPr>
          <w:instrText>HYPERLINK \l "_Toc152498882"</w:instrText>
        </w:r>
        <w:r w:rsidRPr="00F914D7">
          <w:rPr>
            <w:rStyle w:val="Hyperlink"/>
            <w:noProof/>
          </w:rPr>
          <w:instrText xml:space="preserve"> </w:instrText>
        </w:r>
        <w:r w:rsidRPr="00F914D7">
          <w:rPr>
            <w:rStyle w:val="Hyperlink"/>
            <w:noProof/>
          </w:rPr>
        </w:r>
        <w:r w:rsidRPr="00F914D7">
          <w:rPr>
            <w:rStyle w:val="Hyperlink"/>
            <w:noProof/>
          </w:rPr>
          <w:fldChar w:fldCharType="separate"/>
        </w:r>
        <w:r w:rsidRPr="00F914D7">
          <w:rPr>
            <w:rStyle w:val="Hyperlink"/>
            <w:noProof/>
          </w:rPr>
          <w:t>Пошаговое выполнение</w:t>
        </w:r>
        <w:r>
          <w:rPr>
            <w:noProof/>
            <w:webHidden/>
          </w:rPr>
          <w:tab/>
        </w:r>
        <w:r>
          <w:rPr>
            <w:noProof/>
            <w:webHidden/>
          </w:rPr>
          <w:fldChar w:fldCharType="begin"/>
        </w:r>
        <w:r>
          <w:rPr>
            <w:noProof/>
            <w:webHidden/>
          </w:rPr>
          <w:instrText xml:space="preserve"> PAGEREF _Toc152498882 \h </w:instrText>
        </w:r>
        <w:r>
          <w:rPr>
            <w:noProof/>
            <w:webHidden/>
          </w:rPr>
        </w:r>
      </w:ins>
      <w:r>
        <w:rPr>
          <w:noProof/>
          <w:webHidden/>
        </w:rPr>
        <w:fldChar w:fldCharType="separate"/>
      </w:r>
      <w:ins w:id="52" w:author="Andrew Ilchenko" w:date="2023-12-03T12:27:00Z">
        <w:r>
          <w:rPr>
            <w:noProof/>
            <w:webHidden/>
          </w:rPr>
          <w:t>20</w:t>
        </w:r>
        <w:r>
          <w:rPr>
            <w:noProof/>
            <w:webHidden/>
          </w:rPr>
          <w:fldChar w:fldCharType="end"/>
        </w:r>
        <w:r w:rsidRPr="00F914D7">
          <w:rPr>
            <w:rStyle w:val="Hyperlink"/>
            <w:noProof/>
          </w:rPr>
          <w:fldChar w:fldCharType="end"/>
        </w:r>
      </w:ins>
    </w:p>
    <w:p w14:paraId="4BB52DAE" w14:textId="0C8FEDE5" w:rsidR="006D4D46" w:rsidRDefault="006D4D46">
      <w:pPr>
        <w:pStyle w:val="TOC2"/>
        <w:tabs>
          <w:tab w:val="right" w:leader="dot" w:pos="9345"/>
        </w:tabs>
        <w:rPr>
          <w:ins w:id="53" w:author="Andrew Ilchenko" w:date="2023-12-03T12:27:00Z"/>
          <w:noProof/>
        </w:rPr>
      </w:pPr>
      <w:ins w:id="54" w:author="Andrew Ilchenko" w:date="2023-12-03T12:27:00Z">
        <w:r w:rsidRPr="00F914D7">
          <w:rPr>
            <w:rStyle w:val="Hyperlink"/>
            <w:noProof/>
          </w:rPr>
          <w:fldChar w:fldCharType="begin"/>
        </w:r>
        <w:r w:rsidRPr="00F914D7">
          <w:rPr>
            <w:rStyle w:val="Hyperlink"/>
            <w:noProof/>
          </w:rPr>
          <w:instrText xml:space="preserve"> </w:instrText>
        </w:r>
        <w:r>
          <w:rPr>
            <w:noProof/>
          </w:rPr>
          <w:instrText>HYPERLINK \l "_Toc152498883"</w:instrText>
        </w:r>
        <w:r w:rsidRPr="00F914D7">
          <w:rPr>
            <w:rStyle w:val="Hyperlink"/>
            <w:noProof/>
          </w:rPr>
          <w:instrText xml:space="preserve"> </w:instrText>
        </w:r>
        <w:r w:rsidRPr="00F914D7">
          <w:rPr>
            <w:rStyle w:val="Hyperlink"/>
            <w:noProof/>
          </w:rPr>
        </w:r>
        <w:r w:rsidRPr="00F914D7">
          <w:rPr>
            <w:rStyle w:val="Hyperlink"/>
            <w:noProof/>
          </w:rPr>
          <w:fldChar w:fldCharType="separate"/>
        </w:r>
        <w:r w:rsidRPr="00F914D7">
          <w:rPr>
            <w:rStyle w:val="Hyperlink"/>
            <w:noProof/>
          </w:rPr>
          <w:t xml:space="preserve">Правда ли нам нужна библиотека </w:t>
        </w:r>
        <w:r w:rsidRPr="00F914D7">
          <w:rPr>
            <w:rStyle w:val="Hyperlink"/>
            <w:noProof/>
            <w:lang w:val="en-US"/>
          </w:rPr>
          <w:t>Freedom</w:t>
        </w:r>
        <w:r w:rsidRPr="00F914D7">
          <w:rPr>
            <w:rStyle w:val="Hyperlink"/>
            <w:noProof/>
          </w:rPr>
          <w:t xml:space="preserve"> </w:t>
        </w:r>
        <w:r w:rsidRPr="00F914D7">
          <w:rPr>
            <w:rStyle w:val="Hyperlink"/>
            <w:noProof/>
            <w:lang w:val="en-US"/>
          </w:rPr>
          <w:t>Metal</w:t>
        </w:r>
        <w:r w:rsidRPr="00F914D7">
          <w:rPr>
            <w:rStyle w:val="Hyperlink"/>
            <w:noProof/>
          </w:rPr>
          <w:t>?</w:t>
        </w:r>
        <w:r>
          <w:rPr>
            <w:noProof/>
            <w:webHidden/>
          </w:rPr>
          <w:tab/>
        </w:r>
        <w:r>
          <w:rPr>
            <w:noProof/>
            <w:webHidden/>
          </w:rPr>
          <w:fldChar w:fldCharType="begin"/>
        </w:r>
        <w:r>
          <w:rPr>
            <w:noProof/>
            <w:webHidden/>
          </w:rPr>
          <w:instrText xml:space="preserve"> PAGEREF _Toc152498883 \h </w:instrText>
        </w:r>
        <w:r>
          <w:rPr>
            <w:noProof/>
            <w:webHidden/>
          </w:rPr>
        </w:r>
      </w:ins>
      <w:r>
        <w:rPr>
          <w:noProof/>
          <w:webHidden/>
        </w:rPr>
        <w:fldChar w:fldCharType="separate"/>
      </w:r>
      <w:ins w:id="55" w:author="Andrew Ilchenko" w:date="2023-12-03T12:27:00Z">
        <w:r>
          <w:rPr>
            <w:noProof/>
            <w:webHidden/>
          </w:rPr>
          <w:t>23</w:t>
        </w:r>
        <w:r>
          <w:rPr>
            <w:noProof/>
            <w:webHidden/>
          </w:rPr>
          <w:fldChar w:fldCharType="end"/>
        </w:r>
        <w:r w:rsidRPr="00F914D7">
          <w:rPr>
            <w:rStyle w:val="Hyperlink"/>
            <w:noProof/>
          </w:rPr>
          <w:fldChar w:fldCharType="end"/>
        </w:r>
      </w:ins>
    </w:p>
    <w:p w14:paraId="00A64109" w14:textId="4BC90239" w:rsidR="006D4D46" w:rsidRDefault="006D4D46">
      <w:pPr>
        <w:pStyle w:val="TOC2"/>
        <w:tabs>
          <w:tab w:val="right" w:leader="dot" w:pos="9345"/>
        </w:tabs>
        <w:rPr>
          <w:ins w:id="56" w:author="Andrew Ilchenko" w:date="2023-12-03T12:27:00Z"/>
          <w:noProof/>
        </w:rPr>
      </w:pPr>
      <w:ins w:id="57" w:author="Andrew Ilchenko" w:date="2023-12-03T12:27:00Z">
        <w:r w:rsidRPr="00F914D7">
          <w:rPr>
            <w:rStyle w:val="Hyperlink"/>
            <w:noProof/>
          </w:rPr>
          <w:lastRenderedPageBreak/>
          <w:fldChar w:fldCharType="begin"/>
        </w:r>
        <w:r w:rsidRPr="00F914D7">
          <w:rPr>
            <w:rStyle w:val="Hyperlink"/>
            <w:noProof/>
          </w:rPr>
          <w:instrText xml:space="preserve"> </w:instrText>
        </w:r>
        <w:r>
          <w:rPr>
            <w:noProof/>
          </w:rPr>
          <w:instrText>HYPERLINK \l "_Toc152498884"</w:instrText>
        </w:r>
        <w:r w:rsidRPr="00F914D7">
          <w:rPr>
            <w:rStyle w:val="Hyperlink"/>
            <w:noProof/>
          </w:rPr>
          <w:instrText xml:space="preserve"> </w:instrText>
        </w:r>
        <w:r w:rsidRPr="00F914D7">
          <w:rPr>
            <w:rStyle w:val="Hyperlink"/>
            <w:noProof/>
          </w:rPr>
        </w:r>
        <w:r w:rsidRPr="00F914D7">
          <w:rPr>
            <w:rStyle w:val="Hyperlink"/>
            <w:noProof/>
          </w:rPr>
          <w:fldChar w:fldCharType="separate"/>
        </w:r>
        <w:r w:rsidRPr="00F914D7">
          <w:rPr>
            <w:rStyle w:val="Hyperlink"/>
            <w:noProof/>
          </w:rPr>
          <w:t>Изменение уровня оптимизации</w:t>
        </w:r>
        <w:r>
          <w:rPr>
            <w:noProof/>
            <w:webHidden/>
          </w:rPr>
          <w:tab/>
        </w:r>
        <w:r>
          <w:rPr>
            <w:noProof/>
            <w:webHidden/>
          </w:rPr>
          <w:fldChar w:fldCharType="begin"/>
        </w:r>
        <w:r>
          <w:rPr>
            <w:noProof/>
            <w:webHidden/>
          </w:rPr>
          <w:instrText xml:space="preserve"> PAGEREF _Toc152498884 \h </w:instrText>
        </w:r>
        <w:r>
          <w:rPr>
            <w:noProof/>
            <w:webHidden/>
          </w:rPr>
        </w:r>
      </w:ins>
      <w:r>
        <w:rPr>
          <w:noProof/>
          <w:webHidden/>
        </w:rPr>
        <w:fldChar w:fldCharType="separate"/>
      </w:r>
      <w:ins w:id="58" w:author="Andrew Ilchenko" w:date="2023-12-03T12:27:00Z">
        <w:r>
          <w:rPr>
            <w:noProof/>
            <w:webHidden/>
          </w:rPr>
          <w:t>24</w:t>
        </w:r>
        <w:r>
          <w:rPr>
            <w:noProof/>
            <w:webHidden/>
          </w:rPr>
          <w:fldChar w:fldCharType="end"/>
        </w:r>
        <w:r w:rsidRPr="00F914D7">
          <w:rPr>
            <w:rStyle w:val="Hyperlink"/>
            <w:noProof/>
          </w:rPr>
          <w:fldChar w:fldCharType="end"/>
        </w:r>
      </w:ins>
    </w:p>
    <w:p w14:paraId="05199B10" w14:textId="6B08EF4C" w:rsidR="006D4D46" w:rsidRDefault="006D4D46">
      <w:pPr>
        <w:pStyle w:val="TOC2"/>
        <w:tabs>
          <w:tab w:val="right" w:leader="dot" w:pos="9345"/>
        </w:tabs>
        <w:rPr>
          <w:ins w:id="59" w:author="Andrew Ilchenko" w:date="2023-12-03T12:27:00Z"/>
          <w:noProof/>
        </w:rPr>
      </w:pPr>
      <w:ins w:id="60" w:author="Andrew Ilchenko" w:date="2023-12-03T12:27:00Z">
        <w:r w:rsidRPr="00F914D7">
          <w:rPr>
            <w:rStyle w:val="Hyperlink"/>
            <w:noProof/>
          </w:rPr>
          <w:fldChar w:fldCharType="begin"/>
        </w:r>
        <w:r w:rsidRPr="00F914D7">
          <w:rPr>
            <w:rStyle w:val="Hyperlink"/>
            <w:noProof/>
          </w:rPr>
          <w:instrText xml:space="preserve"> </w:instrText>
        </w:r>
        <w:r>
          <w:rPr>
            <w:noProof/>
          </w:rPr>
          <w:instrText>HYPERLINK \l "_Toc152498885"</w:instrText>
        </w:r>
        <w:r w:rsidRPr="00F914D7">
          <w:rPr>
            <w:rStyle w:val="Hyperlink"/>
            <w:noProof/>
          </w:rPr>
          <w:instrText xml:space="preserve"> </w:instrText>
        </w:r>
        <w:r w:rsidRPr="00F914D7">
          <w:rPr>
            <w:rStyle w:val="Hyperlink"/>
            <w:noProof/>
          </w:rPr>
        </w:r>
        <w:r w:rsidRPr="00F914D7">
          <w:rPr>
            <w:rStyle w:val="Hyperlink"/>
            <w:noProof/>
          </w:rPr>
          <w:fldChar w:fldCharType="separate"/>
        </w:r>
        <w:r w:rsidRPr="00F914D7">
          <w:rPr>
            <w:rStyle w:val="Hyperlink"/>
            <w:noProof/>
          </w:rPr>
          <w:t>Стоит ли писать наши собственные функции?</w:t>
        </w:r>
        <w:r>
          <w:rPr>
            <w:noProof/>
            <w:webHidden/>
          </w:rPr>
          <w:tab/>
        </w:r>
        <w:r>
          <w:rPr>
            <w:noProof/>
            <w:webHidden/>
          </w:rPr>
          <w:fldChar w:fldCharType="begin"/>
        </w:r>
        <w:r>
          <w:rPr>
            <w:noProof/>
            <w:webHidden/>
          </w:rPr>
          <w:instrText xml:space="preserve"> PAGEREF _Toc152498885 \h </w:instrText>
        </w:r>
        <w:r>
          <w:rPr>
            <w:noProof/>
            <w:webHidden/>
          </w:rPr>
        </w:r>
      </w:ins>
      <w:r>
        <w:rPr>
          <w:noProof/>
          <w:webHidden/>
        </w:rPr>
        <w:fldChar w:fldCharType="separate"/>
      </w:r>
      <w:ins w:id="61" w:author="Andrew Ilchenko" w:date="2023-12-03T12:27:00Z">
        <w:r>
          <w:rPr>
            <w:noProof/>
            <w:webHidden/>
          </w:rPr>
          <w:t>27</w:t>
        </w:r>
        <w:r>
          <w:rPr>
            <w:noProof/>
            <w:webHidden/>
          </w:rPr>
          <w:fldChar w:fldCharType="end"/>
        </w:r>
        <w:r w:rsidRPr="00F914D7">
          <w:rPr>
            <w:rStyle w:val="Hyperlink"/>
            <w:noProof/>
          </w:rPr>
          <w:fldChar w:fldCharType="end"/>
        </w:r>
      </w:ins>
    </w:p>
    <w:p w14:paraId="425E6F68" w14:textId="6E372511" w:rsidR="006D4D46" w:rsidRDefault="006D4D46">
      <w:pPr>
        <w:pStyle w:val="TOC2"/>
        <w:tabs>
          <w:tab w:val="right" w:leader="dot" w:pos="9345"/>
        </w:tabs>
        <w:rPr>
          <w:ins w:id="62" w:author="Andrew Ilchenko" w:date="2023-12-03T12:27:00Z"/>
          <w:noProof/>
        </w:rPr>
      </w:pPr>
      <w:ins w:id="63" w:author="Andrew Ilchenko" w:date="2023-12-03T12:27:00Z">
        <w:r w:rsidRPr="00F914D7">
          <w:rPr>
            <w:rStyle w:val="Hyperlink"/>
            <w:noProof/>
          </w:rPr>
          <w:fldChar w:fldCharType="begin"/>
        </w:r>
        <w:r w:rsidRPr="00F914D7">
          <w:rPr>
            <w:rStyle w:val="Hyperlink"/>
            <w:noProof/>
          </w:rPr>
          <w:instrText xml:space="preserve"> </w:instrText>
        </w:r>
        <w:r>
          <w:rPr>
            <w:noProof/>
          </w:rPr>
          <w:instrText>HYPERLINK \l "_Toc152498886"</w:instrText>
        </w:r>
        <w:r w:rsidRPr="00F914D7">
          <w:rPr>
            <w:rStyle w:val="Hyperlink"/>
            <w:noProof/>
          </w:rPr>
          <w:instrText xml:space="preserve"> </w:instrText>
        </w:r>
        <w:r w:rsidRPr="00F914D7">
          <w:rPr>
            <w:rStyle w:val="Hyperlink"/>
            <w:noProof/>
          </w:rPr>
        </w:r>
        <w:r w:rsidRPr="00F914D7">
          <w:rPr>
            <w:rStyle w:val="Hyperlink"/>
            <w:noProof/>
          </w:rPr>
          <w:fldChar w:fldCharType="separate"/>
        </w:r>
        <w:r w:rsidRPr="00F914D7">
          <w:rPr>
            <w:rStyle w:val="Hyperlink"/>
            <w:noProof/>
            <w:lang w:val="en-US"/>
          </w:rPr>
          <w:t xml:space="preserve">Red-V Thing Plus </w:t>
        </w:r>
        <w:r w:rsidRPr="00F914D7">
          <w:rPr>
            <w:rStyle w:val="Hyperlink"/>
            <w:noProof/>
          </w:rPr>
          <w:t>с</w:t>
        </w:r>
        <w:r w:rsidRPr="00F914D7">
          <w:rPr>
            <w:rStyle w:val="Hyperlink"/>
            <w:noProof/>
            <w:lang w:val="en-US"/>
          </w:rPr>
          <w:t xml:space="preserve"> </w:t>
        </w:r>
        <w:r w:rsidRPr="00F914D7">
          <w:rPr>
            <w:rStyle w:val="Hyperlink"/>
            <w:noProof/>
          </w:rPr>
          <w:t>разъемами</w:t>
        </w:r>
        <w:r>
          <w:rPr>
            <w:noProof/>
            <w:webHidden/>
          </w:rPr>
          <w:tab/>
        </w:r>
        <w:r>
          <w:rPr>
            <w:noProof/>
            <w:webHidden/>
          </w:rPr>
          <w:fldChar w:fldCharType="begin"/>
        </w:r>
        <w:r>
          <w:rPr>
            <w:noProof/>
            <w:webHidden/>
          </w:rPr>
          <w:instrText xml:space="preserve"> PAGEREF _Toc152498886 \h </w:instrText>
        </w:r>
        <w:r>
          <w:rPr>
            <w:noProof/>
            <w:webHidden/>
          </w:rPr>
        </w:r>
      </w:ins>
      <w:r>
        <w:rPr>
          <w:noProof/>
          <w:webHidden/>
        </w:rPr>
        <w:fldChar w:fldCharType="separate"/>
      </w:r>
      <w:ins w:id="64" w:author="Andrew Ilchenko" w:date="2023-12-03T12:27:00Z">
        <w:r>
          <w:rPr>
            <w:noProof/>
            <w:webHidden/>
          </w:rPr>
          <w:t>31</w:t>
        </w:r>
        <w:r>
          <w:rPr>
            <w:noProof/>
            <w:webHidden/>
          </w:rPr>
          <w:fldChar w:fldCharType="end"/>
        </w:r>
        <w:r w:rsidRPr="00F914D7">
          <w:rPr>
            <w:rStyle w:val="Hyperlink"/>
            <w:noProof/>
          </w:rPr>
          <w:fldChar w:fldCharType="end"/>
        </w:r>
      </w:ins>
    </w:p>
    <w:p w14:paraId="3BE4CFC4" w14:textId="63D300BB" w:rsidR="006D4D46" w:rsidRDefault="006D4D46">
      <w:pPr>
        <w:pStyle w:val="TOC2"/>
        <w:tabs>
          <w:tab w:val="right" w:leader="dot" w:pos="9345"/>
        </w:tabs>
        <w:rPr>
          <w:ins w:id="65" w:author="Andrew Ilchenko" w:date="2023-12-03T12:27:00Z"/>
          <w:noProof/>
        </w:rPr>
      </w:pPr>
      <w:ins w:id="66" w:author="Andrew Ilchenko" w:date="2023-12-03T12:27:00Z">
        <w:r w:rsidRPr="00F914D7">
          <w:rPr>
            <w:rStyle w:val="Hyperlink"/>
            <w:noProof/>
          </w:rPr>
          <w:fldChar w:fldCharType="begin"/>
        </w:r>
        <w:r w:rsidRPr="00F914D7">
          <w:rPr>
            <w:rStyle w:val="Hyperlink"/>
            <w:noProof/>
          </w:rPr>
          <w:instrText xml:space="preserve"> </w:instrText>
        </w:r>
        <w:r>
          <w:rPr>
            <w:noProof/>
          </w:rPr>
          <w:instrText>HYPERLINK \l "_Toc152498887"</w:instrText>
        </w:r>
        <w:r w:rsidRPr="00F914D7">
          <w:rPr>
            <w:rStyle w:val="Hyperlink"/>
            <w:noProof/>
          </w:rPr>
          <w:instrText xml:space="preserve"> </w:instrText>
        </w:r>
        <w:r w:rsidRPr="00F914D7">
          <w:rPr>
            <w:rStyle w:val="Hyperlink"/>
            <w:noProof/>
          </w:rPr>
        </w:r>
        <w:r w:rsidRPr="00F914D7">
          <w:rPr>
            <w:rStyle w:val="Hyperlink"/>
            <w:noProof/>
          </w:rPr>
          <w:fldChar w:fldCharType="separate"/>
        </w:r>
        <w:r w:rsidRPr="00F914D7">
          <w:rPr>
            <w:rStyle w:val="Hyperlink"/>
            <w:rFonts w:eastAsia="Times New Roman"/>
            <w:noProof/>
            <w:lang w:eastAsia="ru-RU"/>
          </w:rPr>
          <w:t>Что насчет вводных пинов?</w:t>
        </w:r>
        <w:r>
          <w:rPr>
            <w:noProof/>
            <w:webHidden/>
          </w:rPr>
          <w:tab/>
        </w:r>
        <w:r>
          <w:rPr>
            <w:noProof/>
            <w:webHidden/>
          </w:rPr>
          <w:fldChar w:fldCharType="begin"/>
        </w:r>
        <w:r>
          <w:rPr>
            <w:noProof/>
            <w:webHidden/>
          </w:rPr>
          <w:instrText xml:space="preserve"> PAGEREF _Toc152498887 \h </w:instrText>
        </w:r>
        <w:r>
          <w:rPr>
            <w:noProof/>
            <w:webHidden/>
          </w:rPr>
        </w:r>
      </w:ins>
      <w:r>
        <w:rPr>
          <w:noProof/>
          <w:webHidden/>
        </w:rPr>
        <w:fldChar w:fldCharType="separate"/>
      </w:r>
      <w:ins w:id="67" w:author="Andrew Ilchenko" w:date="2023-12-03T12:27:00Z">
        <w:r>
          <w:rPr>
            <w:noProof/>
            <w:webHidden/>
          </w:rPr>
          <w:t>33</w:t>
        </w:r>
        <w:r>
          <w:rPr>
            <w:noProof/>
            <w:webHidden/>
          </w:rPr>
          <w:fldChar w:fldCharType="end"/>
        </w:r>
        <w:r w:rsidRPr="00F914D7">
          <w:rPr>
            <w:rStyle w:val="Hyperlink"/>
            <w:noProof/>
          </w:rPr>
          <w:fldChar w:fldCharType="end"/>
        </w:r>
      </w:ins>
    </w:p>
    <w:p w14:paraId="54036AC4" w14:textId="4BC09022" w:rsidR="006D4D46" w:rsidRDefault="006D4D46">
      <w:pPr>
        <w:pStyle w:val="TOC2"/>
        <w:tabs>
          <w:tab w:val="right" w:leader="dot" w:pos="9345"/>
        </w:tabs>
        <w:rPr>
          <w:ins w:id="68" w:author="Andrew Ilchenko" w:date="2023-12-03T12:27:00Z"/>
          <w:noProof/>
        </w:rPr>
      </w:pPr>
      <w:ins w:id="69" w:author="Andrew Ilchenko" w:date="2023-12-03T12:27:00Z">
        <w:r w:rsidRPr="00F914D7">
          <w:rPr>
            <w:rStyle w:val="Hyperlink"/>
            <w:noProof/>
          </w:rPr>
          <w:fldChar w:fldCharType="begin"/>
        </w:r>
        <w:r w:rsidRPr="00F914D7">
          <w:rPr>
            <w:rStyle w:val="Hyperlink"/>
            <w:noProof/>
          </w:rPr>
          <w:instrText xml:space="preserve"> </w:instrText>
        </w:r>
        <w:r>
          <w:rPr>
            <w:noProof/>
          </w:rPr>
          <w:instrText>HYPERLINK \l "_Toc152498888"</w:instrText>
        </w:r>
        <w:r w:rsidRPr="00F914D7">
          <w:rPr>
            <w:rStyle w:val="Hyperlink"/>
            <w:noProof/>
          </w:rPr>
          <w:instrText xml:space="preserve"> </w:instrText>
        </w:r>
        <w:r w:rsidRPr="00F914D7">
          <w:rPr>
            <w:rStyle w:val="Hyperlink"/>
            <w:noProof/>
          </w:rPr>
        </w:r>
        <w:r w:rsidRPr="00F914D7">
          <w:rPr>
            <w:rStyle w:val="Hyperlink"/>
            <w:noProof/>
          </w:rPr>
          <w:fldChar w:fldCharType="separate"/>
        </w:r>
        <w:r w:rsidRPr="00F914D7">
          <w:rPr>
            <w:rStyle w:val="Hyperlink"/>
            <w:noProof/>
          </w:rPr>
          <w:t xml:space="preserve">Код демонстрационного приложения </w:t>
        </w:r>
        <w:r w:rsidRPr="00F914D7">
          <w:rPr>
            <w:rStyle w:val="Hyperlink"/>
            <w:noProof/>
            <w:lang w:val="en-US"/>
          </w:rPr>
          <w:t>GPIO</w:t>
        </w:r>
        <w:r>
          <w:rPr>
            <w:noProof/>
            <w:webHidden/>
          </w:rPr>
          <w:tab/>
        </w:r>
        <w:r>
          <w:rPr>
            <w:noProof/>
            <w:webHidden/>
          </w:rPr>
          <w:fldChar w:fldCharType="begin"/>
        </w:r>
        <w:r>
          <w:rPr>
            <w:noProof/>
            <w:webHidden/>
          </w:rPr>
          <w:instrText xml:space="preserve"> PAGEREF _Toc152498888 \h </w:instrText>
        </w:r>
        <w:r>
          <w:rPr>
            <w:noProof/>
            <w:webHidden/>
          </w:rPr>
        </w:r>
      </w:ins>
      <w:r>
        <w:rPr>
          <w:noProof/>
          <w:webHidden/>
        </w:rPr>
        <w:fldChar w:fldCharType="separate"/>
      </w:r>
      <w:ins w:id="70" w:author="Andrew Ilchenko" w:date="2023-12-03T12:27:00Z">
        <w:r>
          <w:rPr>
            <w:noProof/>
            <w:webHidden/>
          </w:rPr>
          <w:t>36</w:t>
        </w:r>
        <w:r>
          <w:rPr>
            <w:noProof/>
            <w:webHidden/>
          </w:rPr>
          <w:fldChar w:fldCharType="end"/>
        </w:r>
        <w:r w:rsidRPr="00F914D7">
          <w:rPr>
            <w:rStyle w:val="Hyperlink"/>
            <w:noProof/>
          </w:rPr>
          <w:fldChar w:fldCharType="end"/>
        </w:r>
      </w:ins>
    </w:p>
    <w:p w14:paraId="2223D5DE" w14:textId="58792335" w:rsidR="006D4D46" w:rsidRDefault="006D4D46">
      <w:pPr>
        <w:pStyle w:val="TOC2"/>
        <w:tabs>
          <w:tab w:val="right" w:leader="dot" w:pos="9345"/>
        </w:tabs>
        <w:rPr>
          <w:ins w:id="71" w:author="Andrew Ilchenko" w:date="2023-12-03T12:27:00Z"/>
          <w:noProof/>
        </w:rPr>
      </w:pPr>
      <w:ins w:id="72" w:author="Andrew Ilchenko" w:date="2023-12-03T12:27:00Z">
        <w:r w:rsidRPr="00F914D7">
          <w:rPr>
            <w:rStyle w:val="Hyperlink"/>
            <w:noProof/>
          </w:rPr>
          <w:fldChar w:fldCharType="begin"/>
        </w:r>
        <w:r w:rsidRPr="00F914D7">
          <w:rPr>
            <w:rStyle w:val="Hyperlink"/>
            <w:noProof/>
          </w:rPr>
          <w:instrText xml:space="preserve"> </w:instrText>
        </w:r>
        <w:r>
          <w:rPr>
            <w:noProof/>
          </w:rPr>
          <w:instrText>HYPERLINK \l "_Toc152498889"</w:instrText>
        </w:r>
        <w:r w:rsidRPr="00F914D7">
          <w:rPr>
            <w:rStyle w:val="Hyperlink"/>
            <w:noProof/>
          </w:rPr>
          <w:instrText xml:space="preserve"> </w:instrText>
        </w:r>
        <w:r w:rsidRPr="00F914D7">
          <w:rPr>
            <w:rStyle w:val="Hyperlink"/>
            <w:noProof/>
          </w:rPr>
        </w:r>
        <w:r w:rsidRPr="00F914D7">
          <w:rPr>
            <w:rStyle w:val="Hyperlink"/>
            <w:noProof/>
          </w:rPr>
          <w:fldChar w:fldCharType="separate"/>
        </w:r>
        <w:r w:rsidRPr="00F914D7">
          <w:rPr>
            <w:rStyle w:val="Hyperlink"/>
            <w:noProof/>
          </w:rPr>
          <w:t>GPIO Демо(Видео)</w:t>
        </w:r>
        <w:r>
          <w:rPr>
            <w:noProof/>
            <w:webHidden/>
          </w:rPr>
          <w:tab/>
        </w:r>
        <w:r>
          <w:rPr>
            <w:noProof/>
            <w:webHidden/>
          </w:rPr>
          <w:fldChar w:fldCharType="begin"/>
        </w:r>
        <w:r>
          <w:rPr>
            <w:noProof/>
            <w:webHidden/>
          </w:rPr>
          <w:instrText xml:space="preserve"> PAGEREF _Toc152498889 \h </w:instrText>
        </w:r>
        <w:r>
          <w:rPr>
            <w:noProof/>
            <w:webHidden/>
          </w:rPr>
        </w:r>
      </w:ins>
      <w:r>
        <w:rPr>
          <w:noProof/>
          <w:webHidden/>
        </w:rPr>
        <w:fldChar w:fldCharType="separate"/>
      </w:r>
      <w:ins w:id="73" w:author="Andrew Ilchenko" w:date="2023-12-03T12:27:00Z">
        <w:r>
          <w:rPr>
            <w:noProof/>
            <w:webHidden/>
          </w:rPr>
          <w:t>38</w:t>
        </w:r>
        <w:r>
          <w:rPr>
            <w:noProof/>
            <w:webHidden/>
          </w:rPr>
          <w:fldChar w:fldCharType="end"/>
        </w:r>
        <w:r w:rsidRPr="00F914D7">
          <w:rPr>
            <w:rStyle w:val="Hyperlink"/>
            <w:noProof/>
          </w:rPr>
          <w:fldChar w:fldCharType="end"/>
        </w:r>
      </w:ins>
    </w:p>
    <w:p w14:paraId="53D0785E" w14:textId="1EB780F9" w:rsidR="006D4D46" w:rsidRDefault="006D4D46">
      <w:pPr>
        <w:pStyle w:val="TOC2"/>
        <w:tabs>
          <w:tab w:val="right" w:leader="dot" w:pos="9345"/>
        </w:tabs>
        <w:rPr>
          <w:ins w:id="74" w:author="Andrew Ilchenko" w:date="2023-12-03T12:27:00Z"/>
          <w:noProof/>
        </w:rPr>
      </w:pPr>
      <w:ins w:id="75" w:author="Andrew Ilchenko" w:date="2023-12-03T12:27:00Z">
        <w:r w:rsidRPr="00F914D7">
          <w:rPr>
            <w:rStyle w:val="Hyperlink"/>
            <w:noProof/>
          </w:rPr>
          <w:fldChar w:fldCharType="begin"/>
        </w:r>
        <w:r w:rsidRPr="00F914D7">
          <w:rPr>
            <w:rStyle w:val="Hyperlink"/>
            <w:noProof/>
          </w:rPr>
          <w:instrText xml:space="preserve"> </w:instrText>
        </w:r>
        <w:r>
          <w:rPr>
            <w:noProof/>
          </w:rPr>
          <w:instrText>HYPERLINK \l "_Toc152498890"</w:instrText>
        </w:r>
        <w:r w:rsidRPr="00F914D7">
          <w:rPr>
            <w:rStyle w:val="Hyperlink"/>
            <w:noProof/>
          </w:rPr>
          <w:instrText xml:space="preserve"> </w:instrText>
        </w:r>
        <w:r w:rsidRPr="00F914D7">
          <w:rPr>
            <w:rStyle w:val="Hyperlink"/>
            <w:noProof/>
          </w:rPr>
        </w:r>
        <w:r w:rsidRPr="00F914D7">
          <w:rPr>
            <w:rStyle w:val="Hyperlink"/>
            <w:noProof/>
          </w:rPr>
          <w:fldChar w:fldCharType="separate"/>
        </w:r>
        <w:r w:rsidRPr="00F914D7">
          <w:rPr>
            <w:rStyle w:val="Hyperlink"/>
            <w:noProof/>
          </w:rPr>
          <w:t>Подведение итогов главы</w:t>
        </w:r>
        <w:r>
          <w:rPr>
            <w:noProof/>
            <w:webHidden/>
          </w:rPr>
          <w:tab/>
        </w:r>
        <w:r>
          <w:rPr>
            <w:noProof/>
            <w:webHidden/>
          </w:rPr>
          <w:fldChar w:fldCharType="begin"/>
        </w:r>
        <w:r>
          <w:rPr>
            <w:noProof/>
            <w:webHidden/>
          </w:rPr>
          <w:instrText xml:space="preserve"> PAGEREF _Toc152498890 \h </w:instrText>
        </w:r>
        <w:r>
          <w:rPr>
            <w:noProof/>
            <w:webHidden/>
          </w:rPr>
        </w:r>
      </w:ins>
      <w:r>
        <w:rPr>
          <w:noProof/>
          <w:webHidden/>
        </w:rPr>
        <w:fldChar w:fldCharType="separate"/>
      </w:r>
      <w:ins w:id="76" w:author="Andrew Ilchenko" w:date="2023-12-03T12:27:00Z">
        <w:r>
          <w:rPr>
            <w:noProof/>
            <w:webHidden/>
          </w:rPr>
          <w:t>39</w:t>
        </w:r>
        <w:r>
          <w:rPr>
            <w:noProof/>
            <w:webHidden/>
          </w:rPr>
          <w:fldChar w:fldCharType="end"/>
        </w:r>
        <w:r w:rsidRPr="00F914D7">
          <w:rPr>
            <w:rStyle w:val="Hyperlink"/>
            <w:noProof/>
          </w:rPr>
          <w:fldChar w:fldCharType="end"/>
        </w:r>
      </w:ins>
    </w:p>
    <w:p w14:paraId="05037D2D" w14:textId="7FA69C5D" w:rsidR="00E90CB5" w:rsidRPr="00E90CB5" w:rsidRDefault="006D4D46" w:rsidP="00E90CB5">
      <w:ins w:id="77" w:author="Andrew Ilchenko" w:date="2023-12-03T12:27:00Z">
        <w:r>
          <w:fldChar w:fldCharType="end"/>
        </w:r>
      </w:ins>
    </w:p>
    <w:sectPr w:rsidR="00E90CB5" w:rsidRPr="00E90CB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CC"/>
    <w:family w:val="swiss"/>
    <w:pitch w:val="variable"/>
    <w:sig w:usb0="E0002AFF" w:usb1="C000ACFF"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604020202020204"/>
    <w:charset w:val="CC"/>
    <w:family w:val="swiss"/>
    <w:pitch w:val="variable"/>
    <w:sig w:usb0="E4002EFF" w:usb1="C000E47F" w:usb2="00000009" w:usb3="00000000" w:csb0="000001FF" w:csb1="00000000"/>
  </w:font>
  <w:font w:name="inherit">
    <w:altName w:val="Times New Roman"/>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71F69"/>
    <w:multiLevelType w:val="multilevel"/>
    <w:tmpl w:val="69869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A94A2A"/>
    <w:multiLevelType w:val="multilevel"/>
    <w:tmpl w:val="0292F8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EA36DA"/>
    <w:multiLevelType w:val="multilevel"/>
    <w:tmpl w:val="0EF4E4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1C3759"/>
    <w:multiLevelType w:val="multilevel"/>
    <w:tmpl w:val="283E2C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07376B"/>
    <w:multiLevelType w:val="multilevel"/>
    <w:tmpl w:val="8932C0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076998"/>
    <w:multiLevelType w:val="multilevel"/>
    <w:tmpl w:val="7D7EED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BB3E12"/>
    <w:multiLevelType w:val="multilevel"/>
    <w:tmpl w:val="F920C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6B1F01"/>
    <w:multiLevelType w:val="multilevel"/>
    <w:tmpl w:val="60E0C9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4B4B02"/>
    <w:multiLevelType w:val="multilevel"/>
    <w:tmpl w:val="98624E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7B79EE"/>
    <w:multiLevelType w:val="multilevel"/>
    <w:tmpl w:val="C4F0B2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CD5A24"/>
    <w:multiLevelType w:val="multilevel"/>
    <w:tmpl w:val="D150A4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0243C3"/>
    <w:multiLevelType w:val="hybridMultilevel"/>
    <w:tmpl w:val="83CCD0A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46C6B8A"/>
    <w:multiLevelType w:val="hybridMultilevel"/>
    <w:tmpl w:val="A67A0CC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52A7881"/>
    <w:multiLevelType w:val="multilevel"/>
    <w:tmpl w:val="9B4C46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4E01F9"/>
    <w:multiLevelType w:val="multilevel"/>
    <w:tmpl w:val="D4486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CC65DC8"/>
    <w:multiLevelType w:val="multilevel"/>
    <w:tmpl w:val="02A273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6C7F27"/>
    <w:multiLevelType w:val="multilevel"/>
    <w:tmpl w:val="88ACD0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3E6A13"/>
    <w:multiLevelType w:val="multilevel"/>
    <w:tmpl w:val="6D8E5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2126339"/>
    <w:multiLevelType w:val="multilevel"/>
    <w:tmpl w:val="80EA2C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0059C4"/>
    <w:multiLevelType w:val="hybridMultilevel"/>
    <w:tmpl w:val="41AE2DD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622B5AF3"/>
    <w:multiLevelType w:val="multilevel"/>
    <w:tmpl w:val="A808B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B014DAC"/>
    <w:multiLevelType w:val="multilevel"/>
    <w:tmpl w:val="0628A8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C0A039A"/>
    <w:multiLevelType w:val="multilevel"/>
    <w:tmpl w:val="938A79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4E410DC"/>
    <w:multiLevelType w:val="multilevel"/>
    <w:tmpl w:val="1BB8E2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5214D8E"/>
    <w:multiLevelType w:val="hybridMultilevel"/>
    <w:tmpl w:val="3FEE1A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7AE27734"/>
    <w:multiLevelType w:val="multilevel"/>
    <w:tmpl w:val="C99859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B182DB2"/>
    <w:multiLevelType w:val="multilevel"/>
    <w:tmpl w:val="89D63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EBB21CA"/>
    <w:multiLevelType w:val="multilevel"/>
    <w:tmpl w:val="197AAE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04257706">
    <w:abstractNumId w:val="14"/>
  </w:num>
  <w:num w:numId="2" w16cid:durableId="970286181">
    <w:abstractNumId w:val="17"/>
  </w:num>
  <w:num w:numId="3" w16cid:durableId="376856359">
    <w:abstractNumId w:val="27"/>
  </w:num>
  <w:num w:numId="4" w16cid:durableId="171266017">
    <w:abstractNumId w:val="5"/>
  </w:num>
  <w:num w:numId="5" w16cid:durableId="1330522565">
    <w:abstractNumId w:val="10"/>
  </w:num>
  <w:num w:numId="6" w16cid:durableId="748044448">
    <w:abstractNumId w:val="20"/>
  </w:num>
  <w:num w:numId="7" w16cid:durableId="51931653">
    <w:abstractNumId w:val="23"/>
  </w:num>
  <w:num w:numId="8" w16cid:durableId="269899020">
    <w:abstractNumId w:val="26"/>
  </w:num>
  <w:num w:numId="9" w16cid:durableId="464004645">
    <w:abstractNumId w:val="16"/>
  </w:num>
  <w:num w:numId="10" w16cid:durableId="1799641064">
    <w:abstractNumId w:val="12"/>
  </w:num>
  <w:num w:numId="11" w16cid:durableId="606960037">
    <w:abstractNumId w:val="6"/>
  </w:num>
  <w:num w:numId="12" w16cid:durableId="693000028">
    <w:abstractNumId w:val="9"/>
  </w:num>
  <w:num w:numId="13" w16cid:durableId="197546056">
    <w:abstractNumId w:val="21"/>
  </w:num>
  <w:num w:numId="14" w16cid:durableId="1268974017">
    <w:abstractNumId w:val="18"/>
  </w:num>
  <w:num w:numId="15" w16cid:durableId="1889871965">
    <w:abstractNumId w:val="7"/>
  </w:num>
  <w:num w:numId="16" w16cid:durableId="1754350024">
    <w:abstractNumId w:val="13"/>
  </w:num>
  <w:num w:numId="17" w16cid:durableId="981619932">
    <w:abstractNumId w:val="8"/>
  </w:num>
  <w:num w:numId="18" w16cid:durableId="301153700">
    <w:abstractNumId w:val="3"/>
  </w:num>
  <w:num w:numId="19" w16cid:durableId="1926762792">
    <w:abstractNumId w:val="22"/>
  </w:num>
  <w:num w:numId="20" w16cid:durableId="397436141">
    <w:abstractNumId w:val="1"/>
  </w:num>
  <w:num w:numId="21" w16cid:durableId="1418476840">
    <w:abstractNumId w:val="4"/>
  </w:num>
  <w:num w:numId="22" w16cid:durableId="814226023">
    <w:abstractNumId w:val="19"/>
  </w:num>
  <w:num w:numId="23" w16cid:durableId="787044572">
    <w:abstractNumId w:val="25"/>
  </w:num>
  <w:num w:numId="24" w16cid:durableId="1394499566">
    <w:abstractNumId w:val="15"/>
  </w:num>
  <w:num w:numId="25" w16cid:durableId="1298875542">
    <w:abstractNumId w:val="0"/>
  </w:num>
  <w:num w:numId="26" w16cid:durableId="1339886942">
    <w:abstractNumId w:val="2"/>
  </w:num>
  <w:num w:numId="27" w16cid:durableId="407073295">
    <w:abstractNumId w:val="24"/>
  </w:num>
  <w:num w:numId="28" w16cid:durableId="1976982949">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ew Ilchenko">
    <w15:presenceInfo w15:providerId="Windows Live" w15:userId="fc2555721ea3c5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9"/>
  <w:proofState w:spelling="clean"/>
  <w:attachedTemplate r:id="rId1"/>
  <w:trackRevisions/>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4743"/>
    <w:rsid w:val="0004244B"/>
    <w:rsid w:val="00065D77"/>
    <w:rsid w:val="000753EB"/>
    <w:rsid w:val="00093A5C"/>
    <w:rsid w:val="000A7911"/>
    <w:rsid w:val="000B4743"/>
    <w:rsid w:val="00174DFA"/>
    <w:rsid w:val="002A2022"/>
    <w:rsid w:val="00334B07"/>
    <w:rsid w:val="003466C3"/>
    <w:rsid w:val="004B1C27"/>
    <w:rsid w:val="004C44A8"/>
    <w:rsid w:val="004E6380"/>
    <w:rsid w:val="006D4D46"/>
    <w:rsid w:val="006F566D"/>
    <w:rsid w:val="007E4A2C"/>
    <w:rsid w:val="0085594D"/>
    <w:rsid w:val="008831FE"/>
    <w:rsid w:val="008E2086"/>
    <w:rsid w:val="008E3866"/>
    <w:rsid w:val="00972F5B"/>
    <w:rsid w:val="00981E69"/>
    <w:rsid w:val="009B58B8"/>
    <w:rsid w:val="009D079A"/>
    <w:rsid w:val="00A022A7"/>
    <w:rsid w:val="00A217C2"/>
    <w:rsid w:val="00A52FB1"/>
    <w:rsid w:val="00A626E8"/>
    <w:rsid w:val="00A97D09"/>
    <w:rsid w:val="00AB08A1"/>
    <w:rsid w:val="00B97B9F"/>
    <w:rsid w:val="00BD145E"/>
    <w:rsid w:val="00C52D71"/>
    <w:rsid w:val="00C60878"/>
    <w:rsid w:val="00C76A5C"/>
    <w:rsid w:val="00C76D85"/>
    <w:rsid w:val="00CA7DF7"/>
    <w:rsid w:val="00D03BC2"/>
    <w:rsid w:val="00D578C8"/>
    <w:rsid w:val="00DF248F"/>
    <w:rsid w:val="00E90CB5"/>
    <w:rsid w:val="00EF2A88"/>
    <w:rsid w:val="00F1479E"/>
    <w:rsid w:val="00F9405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628AC"/>
  <w15:chartTrackingRefBased/>
  <w15:docId w15:val="{665F3F4C-07D7-45ED-A56C-8C67F26C4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6D85"/>
    <w:pPr>
      <w:spacing w:line="360" w:lineRule="auto"/>
      <w:ind w:firstLine="709"/>
    </w:pPr>
    <w:rPr>
      <w:rFonts w:ascii="Times New Roman" w:hAnsi="Times New Roman"/>
      <w:sz w:val="24"/>
    </w:rPr>
  </w:style>
  <w:style w:type="paragraph" w:styleId="Heading1">
    <w:name w:val="heading 1"/>
    <w:basedOn w:val="Normal"/>
    <w:next w:val="Normal"/>
    <w:link w:val="Heading1Char"/>
    <w:uiPriority w:val="9"/>
    <w:qFormat/>
    <w:rsid w:val="00981E69"/>
    <w:pPr>
      <w:keepNext/>
      <w:keepLines/>
      <w:spacing w:before="240" w:after="0"/>
      <w:outlineLvl w:val="0"/>
    </w:pPr>
    <w:rPr>
      <w:rFonts w:eastAsiaTheme="majorEastAsia" w:cstheme="majorBidi"/>
      <w:b/>
      <w:sz w:val="44"/>
      <w:szCs w:val="32"/>
    </w:rPr>
  </w:style>
  <w:style w:type="paragraph" w:styleId="Heading2">
    <w:name w:val="heading 2"/>
    <w:basedOn w:val="Normal"/>
    <w:next w:val="Normal"/>
    <w:link w:val="Heading2Char"/>
    <w:uiPriority w:val="9"/>
    <w:unhideWhenUsed/>
    <w:qFormat/>
    <w:rsid w:val="00C76D85"/>
    <w:pPr>
      <w:keepNext/>
      <w:keepLines/>
      <w:spacing w:before="40" w:after="0"/>
      <w:outlineLvl w:val="1"/>
    </w:pPr>
    <w:rPr>
      <w:rFonts w:eastAsiaTheme="majorEastAsia" w:cstheme="majorBidi"/>
      <w:b/>
      <w:sz w:val="36"/>
      <w:szCs w:val="26"/>
    </w:rPr>
  </w:style>
  <w:style w:type="paragraph" w:styleId="Heading3">
    <w:name w:val="heading 3"/>
    <w:basedOn w:val="Normal"/>
    <w:next w:val="Normal"/>
    <w:link w:val="Heading3Char"/>
    <w:uiPriority w:val="9"/>
    <w:unhideWhenUsed/>
    <w:qFormat/>
    <w:rsid w:val="00C76D85"/>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A97D0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81E69"/>
    <w:rPr>
      <w:color w:val="0000FF"/>
      <w:u w:val="single"/>
    </w:rPr>
  </w:style>
  <w:style w:type="paragraph" w:styleId="Title">
    <w:name w:val="Title"/>
    <w:basedOn w:val="Normal"/>
    <w:next w:val="Normal"/>
    <w:link w:val="TitleChar"/>
    <w:uiPriority w:val="10"/>
    <w:qFormat/>
    <w:rsid w:val="00981E69"/>
    <w:pPr>
      <w:spacing w:after="0" w:line="240" w:lineRule="auto"/>
      <w:contextualSpacing/>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981E69"/>
    <w:rPr>
      <w:rFonts w:ascii="Times New Roman" w:eastAsiaTheme="majorEastAsia" w:hAnsi="Times New Roman" w:cstheme="majorBidi"/>
      <w:b/>
      <w:spacing w:val="-10"/>
      <w:kern w:val="28"/>
      <w:sz w:val="56"/>
      <w:szCs w:val="56"/>
    </w:rPr>
  </w:style>
  <w:style w:type="character" w:customStyle="1" w:styleId="Heading1Char">
    <w:name w:val="Heading 1 Char"/>
    <w:basedOn w:val="DefaultParagraphFont"/>
    <w:link w:val="Heading1"/>
    <w:uiPriority w:val="9"/>
    <w:rsid w:val="00981E69"/>
    <w:rPr>
      <w:rFonts w:ascii="Times New Roman" w:eastAsiaTheme="majorEastAsia" w:hAnsi="Times New Roman" w:cstheme="majorBidi"/>
      <w:b/>
      <w:sz w:val="44"/>
      <w:szCs w:val="32"/>
    </w:rPr>
  </w:style>
  <w:style w:type="paragraph" w:styleId="BalloonText">
    <w:name w:val="Balloon Text"/>
    <w:basedOn w:val="Normal"/>
    <w:link w:val="BalloonTextChar"/>
    <w:uiPriority w:val="99"/>
    <w:semiHidden/>
    <w:unhideWhenUsed/>
    <w:rsid w:val="00981E6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1E69"/>
    <w:rPr>
      <w:rFonts w:ascii="Segoe UI" w:hAnsi="Segoe UI" w:cs="Segoe UI"/>
      <w:sz w:val="18"/>
      <w:szCs w:val="18"/>
    </w:rPr>
  </w:style>
  <w:style w:type="character" w:customStyle="1" w:styleId="Heading2Char">
    <w:name w:val="Heading 2 Char"/>
    <w:basedOn w:val="DefaultParagraphFont"/>
    <w:link w:val="Heading2"/>
    <w:uiPriority w:val="9"/>
    <w:rsid w:val="00C76D85"/>
    <w:rPr>
      <w:rFonts w:ascii="Times New Roman" w:eastAsiaTheme="majorEastAsia" w:hAnsi="Times New Roman" w:cstheme="majorBidi"/>
      <w:b/>
      <w:sz w:val="36"/>
      <w:szCs w:val="26"/>
    </w:rPr>
  </w:style>
  <w:style w:type="paragraph" w:styleId="NormalWeb">
    <w:name w:val="Normal (Web)"/>
    <w:basedOn w:val="Normal"/>
    <w:uiPriority w:val="99"/>
    <w:semiHidden/>
    <w:unhideWhenUsed/>
    <w:rsid w:val="00981E69"/>
    <w:pPr>
      <w:spacing w:before="100" w:beforeAutospacing="1" w:after="100" w:afterAutospacing="1" w:line="240" w:lineRule="auto"/>
    </w:pPr>
    <w:rPr>
      <w:rFonts w:eastAsia="Times New Roman" w:cs="Times New Roman"/>
      <w:szCs w:val="24"/>
      <w:lang w:eastAsia="ru-RU"/>
    </w:rPr>
  </w:style>
  <w:style w:type="character" w:styleId="Strong">
    <w:name w:val="Strong"/>
    <w:basedOn w:val="DefaultParagraphFont"/>
    <w:uiPriority w:val="22"/>
    <w:qFormat/>
    <w:rsid w:val="00981E69"/>
    <w:rPr>
      <w:b/>
      <w:bCs/>
    </w:rPr>
  </w:style>
  <w:style w:type="character" w:styleId="Emphasis">
    <w:name w:val="Emphasis"/>
    <w:basedOn w:val="DefaultParagraphFont"/>
    <w:uiPriority w:val="20"/>
    <w:qFormat/>
    <w:rsid w:val="00C76D85"/>
    <w:rPr>
      <w:i/>
      <w:iCs/>
    </w:rPr>
  </w:style>
  <w:style w:type="character" w:styleId="HTMLCode">
    <w:name w:val="HTML Code"/>
    <w:basedOn w:val="DefaultParagraphFont"/>
    <w:uiPriority w:val="99"/>
    <w:semiHidden/>
    <w:unhideWhenUsed/>
    <w:rsid w:val="00C76D85"/>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C76D85"/>
    <w:rPr>
      <w:rFonts w:asciiTheme="majorHAnsi" w:eastAsiaTheme="majorEastAsia" w:hAnsiTheme="majorHAnsi" w:cstheme="majorBidi"/>
      <w:color w:val="1F4D78" w:themeColor="accent1" w:themeShade="7F"/>
      <w:sz w:val="24"/>
      <w:szCs w:val="24"/>
    </w:rPr>
  </w:style>
  <w:style w:type="character" w:customStyle="1" w:styleId="d-flex">
    <w:name w:val="d-flex"/>
    <w:basedOn w:val="DefaultParagraphFont"/>
    <w:rsid w:val="00C76D85"/>
  </w:style>
  <w:style w:type="paragraph" w:styleId="ListParagraph">
    <w:name w:val="List Paragraph"/>
    <w:basedOn w:val="Normal"/>
    <w:uiPriority w:val="34"/>
    <w:qFormat/>
    <w:rsid w:val="00C76D85"/>
    <w:pPr>
      <w:ind w:left="720"/>
      <w:contextualSpacing/>
    </w:pPr>
  </w:style>
  <w:style w:type="character" w:customStyle="1" w:styleId="Heading4Char">
    <w:name w:val="Heading 4 Char"/>
    <w:basedOn w:val="DefaultParagraphFont"/>
    <w:link w:val="Heading4"/>
    <w:uiPriority w:val="9"/>
    <w:semiHidden/>
    <w:rsid w:val="00A97D09"/>
    <w:rPr>
      <w:rFonts w:asciiTheme="majorHAnsi" w:eastAsiaTheme="majorEastAsia" w:hAnsiTheme="majorHAnsi" w:cstheme="majorBidi"/>
      <w:i/>
      <w:iCs/>
      <w:color w:val="2E74B5" w:themeColor="accent1" w:themeShade="BF"/>
      <w:sz w:val="24"/>
    </w:rPr>
  </w:style>
  <w:style w:type="paragraph" w:styleId="Revision">
    <w:name w:val="Revision"/>
    <w:hidden/>
    <w:uiPriority w:val="99"/>
    <w:semiHidden/>
    <w:rsid w:val="00C52D71"/>
    <w:pPr>
      <w:spacing w:after="0" w:line="240" w:lineRule="auto"/>
    </w:pPr>
    <w:rPr>
      <w:rFonts w:ascii="Times New Roman" w:hAnsi="Times New Roman"/>
      <w:sz w:val="24"/>
    </w:rPr>
  </w:style>
  <w:style w:type="character" w:styleId="CommentReference">
    <w:name w:val="annotation reference"/>
    <w:basedOn w:val="DefaultParagraphFont"/>
    <w:uiPriority w:val="99"/>
    <w:semiHidden/>
    <w:unhideWhenUsed/>
    <w:rsid w:val="008E3866"/>
    <w:rPr>
      <w:sz w:val="16"/>
      <w:szCs w:val="16"/>
    </w:rPr>
  </w:style>
  <w:style w:type="paragraph" w:styleId="CommentText">
    <w:name w:val="annotation text"/>
    <w:basedOn w:val="Normal"/>
    <w:link w:val="CommentTextChar"/>
    <w:uiPriority w:val="99"/>
    <w:semiHidden/>
    <w:unhideWhenUsed/>
    <w:rsid w:val="008E3866"/>
    <w:pPr>
      <w:spacing w:line="240" w:lineRule="auto"/>
    </w:pPr>
    <w:rPr>
      <w:sz w:val="20"/>
      <w:szCs w:val="20"/>
    </w:rPr>
  </w:style>
  <w:style w:type="character" w:customStyle="1" w:styleId="CommentTextChar">
    <w:name w:val="Comment Text Char"/>
    <w:basedOn w:val="DefaultParagraphFont"/>
    <w:link w:val="CommentText"/>
    <w:uiPriority w:val="99"/>
    <w:semiHidden/>
    <w:rsid w:val="008E3866"/>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E3866"/>
    <w:rPr>
      <w:b/>
      <w:bCs/>
    </w:rPr>
  </w:style>
  <w:style w:type="character" w:customStyle="1" w:styleId="CommentSubjectChar">
    <w:name w:val="Comment Subject Char"/>
    <w:basedOn w:val="CommentTextChar"/>
    <w:link w:val="CommentSubject"/>
    <w:uiPriority w:val="99"/>
    <w:semiHidden/>
    <w:rsid w:val="008E3866"/>
    <w:rPr>
      <w:rFonts w:ascii="Times New Roman" w:hAnsi="Times New Roman"/>
      <w:b/>
      <w:bCs/>
      <w:sz w:val="20"/>
      <w:szCs w:val="20"/>
    </w:rPr>
  </w:style>
  <w:style w:type="paragraph" w:styleId="TOC1">
    <w:name w:val="toc 1"/>
    <w:basedOn w:val="Normal"/>
    <w:next w:val="Normal"/>
    <w:autoRedefine/>
    <w:uiPriority w:val="39"/>
    <w:unhideWhenUsed/>
    <w:rsid w:val="006D4D46"/>
    <w:pPr>
      <w:spacing w:after="100"/>
    </w:pPr>
  </w:style>
  <w:style w:type="paragraph" w:styleId="TOC2">
    <w:name w:val="toc 2"/>
    <w:basedOn w:val="Normal"/>
    <w:next w:val="Normal"/>
    <w:autoRedefine/>
    <w:uiPriority w:val="39"/>
    <w:unhideWhenUsed/>
    <w:rsid w:val="006D4D46"/>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08616">
      <w:bodyDiv w:val="1"/>
      <w:marLeft w:val="0"/>
      <w:marRight w:val="0"/>
      <w:marTop w:val="0"/>
      <w:marBottom w:val="0"/>
      <w:divBdr>
        <w:top w:val="none" w:sz="0" w:space="0" w:color="auto"/>
        <w:left w:val="none" w:sz="0" w:space="0" w:color="auto"/>
        <w:bottom w:val="none" w:sz="0" w:space="0" w:color="auto"/>
        <w:right w:val="none" w:sz="0" w:space="0" w:color="auto"/>
      </w:divBdr>
    </w:div>
    <w:div w:id="41296937">
      <w:bodyDiv w:val="1"/>
      <w:marLeft w:val="0"/>
      <w:marRight w:val="0"/>
      <w:marTop w:val="0"/>
      <w:marBottom w:val="0"/>
      <w:divBdr>
        <w:top w:val="none" w:sz="0" w:space="0" w:color="auto"/>
        <w:left w:val="none" w:sz="0" w:space="0" w:color="auto"/>
        <w:bottom w:val="none" w:sz="0" w:space="0" w:color="auto"/>
        <w:right w:val="none" w:sz="0" w:space="0" w:color="auto"/>
      </w:divBdr>
    </w:div>
    <w:div w:id="63454083">
      <w:bodyDiv w:val="1"/>
      <w:marLeft w:val="0"/>
      <w:marRight w:val="0"/>
      <w:marTop w:val="0"/>
      <w:marBottom w:val="0"/>
      <w:divBdr>
        <w:top w:val="none" w:sz="0" w:space="0" w:color="auto"/>
        <w:left w:val="none" w:sz="0" w:space="0" w:color="auto"/>
        <w:bottom w:val="none" w:sz="0" w:space="0" w:color="auto"/>
        <w:right w:val="none" w:sz="0" w:space="0" w:color="auto"/>
      </w:divBdr>
    </w:div>
    <w:div w:id="92239728">
      <w:bodyDiv w:val="1"/>
      <w:marLeft w:val="0"/>
      <w:marRight w:val="0"/>
      <w:marTop w:val="0"/>
      <w:marBottom w:val="0"/>
      <w:divBdr>
        <w:top w:val="none" w:sz="0" w:space="0" w:color="auto"/>
        <w:left w:val="none" w:sz="0" w:space="0" w:color="auto"/>
        <w:bottom w:val="none" w:sz="0" w:space="0" w:color="auto"/>
        <w:right w:val="none" w:sz="0" w:space="0" w:color="auto"/>
      </w:divBdr>
    </w:div>
    <w:div w:id="95054300">
      <w:bodyDiv w:val="1"/>
      <w:marLeft w:val="0"/>
      <w:marRight w:val="0"/>
      <w:marTop w:val="0"/>
      <w:marBottom w:val="0"/>
      <w:divBdr>
        <w:top w:val="none" w:sz="0" w:space="0" w:color="auto"/>
        <w:left w:val="none" w:sz="0" w:space="0" w:color="auto"/>
        <w:bottom w:val="none" w:sz="0" w:space="0" w:color="auto"/>
        <w:right w:val="none" w:sz="0" w:space="0" w:color="auto"/>
      </w:divBdr>
    </w:div>
    <w:div w:id="105469315">
      <w:bodyDiv w:val="1"/>
      <w:marLeft w:val="0"/>
      <w:marRight w:val="0"/>
      <w:marTop w:val="0"/>
      <w:marBottom w:val="0"/>
      <w:divBdr>
        <w:top w:val="none" w:sz="0" w:space="0" w:color="auto"/>
        <w:left w:val="none" w:sz="0" w:space="0" w:color="auto"/>
        <w:bottom w:val="none" w:sz="0" w:space="0" w:color="auto"/>
        <w:right w:val="none" w:sz="0" w:space="0" w:color="auto"/>
      </w:divBdr>
    </w:div>
    <w:div w:id="136262497">
      <w:bodyDiv w:val="1"/>
      <w:marLeft w:val="0"/>
      <w:marRight w:val="0"/>
      <w:marTop w:val="0"/>
      <w:marBottom w:val="0"/>
      <w:divBdr>
        <w:top w:val="none" w:sz="0" w:space="0" w:color="auto"/>
        <w:left w:val="none" w:sz="0" w:space="0" w:color="auto"/>
        <w:bottom w:val="none" w:sz="0" w:space="0" w:color="auto"/>
        <w:right w:val="none" w:sz="0" w:space="0" w:color="auto"/>
      </w:divBdr>
    </w:div>
    <w:div w:id="171841293">
      <w:bodyDiv w:val="1"/>
      <w:marLeft w:val="0"/>
      <w:marRight w:val="0"/>
      <w:marTop w:val="0"/>
      <w:marBottom w:val="0"/>
      <w:divBdr>
        <w:top w:val="none" w:sz="0" w:space="0" w:color="auto"/>
        <w:left w:val="none" w:sz="0" w:space="0" w:color="auto"/>
        <w:bottom w:val="none" w:sz="0" w:space="0" w:color="auto"/>
        <w:right w:val="none" w:sz="0" w:space="0" w:color="auto"/>
      </w:divBdr>
    </w:div>
    <w:div w:id="173959874">
      <w:bodyDiv w:val="1"/>
      <w:marLeft w:val="0"/>
      <w:marRight w:val="0"/>
      <w:marTop w:val="0"/>
      <w:marBottom w:val="0"/>
      <w:divBdr>
        <w:top w:val="none" w:sz="0" w:space="0" w:color="auto"/>
        <w:left w:val="none" w:sz="0" w:space="0" w:color="auto"/>
        <w:bottom w:val="none" w:sz="0" w:space="0" w:color="auto"/>
        <w:right w:val="none" w:sz="0" w:space="0" w:color="auto"/>
      </w:divBdr>
    </w:div>
    <w:div w:id="217589104">
      <w:bodyDiv w:val="1"/>
      <w:marLeft w:val="0"/>
      <w:marRight w:val="0"/>
      <w:marTop w:val="0"/>
      <w:marBottom w:val="0"/>
      <w:divBdr>
        <w:top w:val="none" w:sz="0" w:space="0" w:color="auto"/>
        <w:left w:val="none" w:sz="0" w:space="0" w:color="auto"/>
        <w:bottom w:val="none" w:sz="0" w:space="0" w:color="auto"/>
        <w:right w:val="none" w:sz="0" w:space="0" w:color="auto"/>
      </w:divBdr>
    </w:div>
    <w:div w:id="225647010">
      <w:bodyDiv w:val="1"/>
      <w:marLeft w:val="0"/>
      <w:marRight w:val="0"/>
      <w:marTop w:val="0"/>
      <w:marBottom w:val="0"/>
      <w:divBdr>
        <w:top w:val="none" w:sz="0" w:space="0" w:color="auto"/>
        <w:left w:val="none" w:sz="0" w:space="0" w:color="auto"/>
        <w:bottom w:val="none" w:sz="0" w:space="0" w:color="auto"/>
        <w:right w:val="none" w:sz="0" w:space="0" w:color="auto"/>
      </w:divBdr>
    </w:div>
    <w:div w:id="302003421">
      <w:bodyDiv w:val="1"/>
      <w:marLeft w:val="0"/>
      <w:marRight w:val="0"/>
      <w:marTop w:val="0"/>
      <w:marBottom w:val="0"/>
      <w:divBdr>
        <w:top w:val="none" w:sz="0" w:space="0" w:color="auto"/>
        <w:left w:val="none" w:sz="0" w:space="0" w:color="auto"/>
        <w:bottom w:val="none" w:sz="0" w:space="0" w:color="auto"/>
        <w:right w:val="none" w:sz="0" w:space="0" w:color="auto"/>
      </w:divBdr>
    </w:div>
    <w:div w:id="304699182">
      <w:bodyDiv w:val="1"/>
      <w:marLeft w:val="0"/>
      <w:marRight w:val="0"/>
      <w:marTop w:val="0"/>
      <w:marBottom w:val="0"/>
      <w:divBdr>
        <w:top w:val="none" w:sz="0" w:space="0" w:color="auto"/>
        <w:left w:val="none" w:sz="0" w:space="0" w:color="auto"/>
        <w:bottom w:val="none" w:sz="0" w:space="0" w:color="auto"/>
        <w:right w:val="none" w:sz="0" w:space="0" w:color="auto"/>
      </w:divBdr>
      <w:divsChild>
        <w:div w:id="623316446">
          <w:marLeft w:val="0"/>
          <w:marRight w:val="0"/>
          <w:marTop w:val="300"/>
          <w:marBottom w:val="0"/>
          <w:divBdr>
            <w:top w:val="none" w:sz="0" w:space="0" w:color="auto"/>
            <w:left w:val="none" w:sz="0" w:space="0" w:color="auto"/>
            <w:bottom w:val="none" w:sz="0" w:space="0" w:color="auto"/>
            <w:right w:val="none" w:sz="0" w:space="0" w:color="auto"/>
          </w:divBdr>
          <w:divsChild>
            <w:div w:id="780801043">
              <w:marLeft w:val="0"/>
              <w:marRight w:val="0"/>
              <w:marTop w:val="0"/>
              <w:marBottom w:val="0"/>
              <w:divBdr>
                <w:top w:val="none" w:sz="0" w:space="0" w:color="auto"/>
                <w:left w:val="none" w:sz="0" w:space="0" w:color="auto"/>
                <w:bottom w:val="none" w:sz="0" w:space="0" w:color="auto"/>
                <w:right w:val="none" w:sz="0" w:space="0" w:color="auto"/>
              </w:divBdr>
              <w:divsChild>
                <w:div w:id="704521123">
                  <w:marLeft w:val="0"/>
                  <w:marRight w:val="0"/>
                  <w:marTop w:val="0"/>
                  <w:marBottom w:val="0"/>
                  <w:divBdr>
                    <w:top w:val="none" w:sz="0" w:space="0" w:color="auto"/>
                    <w:left w:val="none" w:sz="0" w:space="0" w:color="auto"/>
                    <w:bottom w:val="none" w:sz="0" w:space="0" w:color="auto"/>
                    <w:right w:val="none" w:sz="0" w:space="0" w:color="auto"/>
                  </w:divBdr>
                  <w:divsChild>
                    <w:div w:id="163127980">
                      <w:marLeft w:val="0"/>
                      <w:marRight w:val="0"/>
                      <w:marTop w:val="0"/>
                      <w:marBottom w:val="0"/>
                      <w:divBdr>
                        <w:top w:val="none" w:sz="0" w:space="0" w:color="auto"/>
                        <w:left w:val="none" w:sz="0" w:space="0" w:color="auto"/>
                        <w:bottom w:val="none" w:sz="0" w:space="0" w:color="auto"/>
                        <w:right w:val="none" w:sz="0" w:space="0" w:color="auto"/>
                      </w:divBdr>
                      <w:divsChild>
                        <w:div w:id="796024288">
                          <w:marLeft w:val="0"/>
                          <w:marRight w:val="0"/>
                          <w:marTop w:val="0"/>
                          <w:marBottom w:val="0"/>
                          <w:divBdr>
                            <w:top w:val="none" w:sz="0" w:space="0" w:color="auto"/>
                            <w:left w:val="none" w:sz="0" w:space="0" w:color="auto"/>
                            <w:bottom w:val="none" w:sz="0" w:space="0" w:color="auto"/>
                            <w:right w:val="none" w:sz="0" w:space="0" w:color="auto"/>
                          </w:divBdr>
                          <w:divsChild>
                            <w:div w:id="917861185">
                              <w:marLeft w:val="0"/>
                              <w:marRight w:val="0"/>
                              <w:marTop w:val="0"/>
                              <w:marBottom w:val="0"/>
                              <w:divBdr>
                                <w:top w:val="none" w:sz="0" w:space="0" w:color="auto"/>
                                <w:left w:val="none" w:sz="0" w:space="0" w:color="auto"/>
                                <w:bottom w:val="none" w:sz="0" w:space="0" w:color="auto"/>
                                <w:right w:val="none" w:sz="0" w:space="0" w:color="auto"/>
                              </w:divBdr>
                              <w:divsChild>
                                <w:div w:id="1144277849">
                                  <w:marLeft w:val="0"/>
                                  <w:marRight w:val="0"/>
                                  <w:marTop w:val="0"/>
                                  <w:marBottom w:val="0"/>
                                  <w:divBdr>
                                    <w:top w:val="none" w:sz="0" w:space="0" w:color="auto"/>
                                    <w:left w:val="none" w:sz="0" w:space="0" w:color="auto"/>
                                    <w:bottom w:val="none" w:sz="0" w:space="0" w:color="auto"/>
                                    <w:right w:val="none" w:sz="0" w:space="0" w:color="auto"/>
                                  </w:divBdr>
                                  <w:divsChild>
                                    <w:div w:id="416638661">
                                      <w:marLeft w:val="0"/>
                                      <w:marRight w:val="0"/>
                                      <w:marTop w:val="0"/>
                                      <w:marBottom w:val="0"/>
                                      <w:divBdr>
                                        <w:top w:val="none" w:sz="0" w:space="0" w:color="auto"/>
                                        <w:left w:val="none" w:sz="0" w:space="0" w:color="auto"/>
                                        <w:bottom w:val="none" w:sz="0" w:space="0" w:color="auto"/>
                                        <w:right w:val="none" w:sz="0" w:space="0" w:color="auto"/>
                                      </w:divBdr>
                                      <w:divsChild>
                                        <w:div w:id="74056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07978785">
      <w:bodyDiv w:val="1"/>
      <w:marLeft w:val="0"/>
      <w:marRight w:val="0"/>
      <w:marTop w:val="0"/>
      <w:marBottom w:val="0"/>
      <w:divBdr>
        <w:top w:val="none" w:sz="0" w:space="0" w:color="auto"/>
        <w:left w:val="none" w:sz="0" w:space="0" w:color="auto"/>
        <w:bottom w:val="none" w:sz="0" w:space="0" w:color="auto"/>
        <w:right w:val="none" w:sz="0" w:space="0" w:color="auto"/>
      </w:divBdr>
    </w:div>
    <w:div w:id="334114116">
      <w:bodyDiv w:val="1"/>
      <w:marLeft w:val="0"/>
      <w:marRight w:val="0"/>
      <w:marTop w:val="0"/>
      <w:marBottom w:val="0"/>
      <w:divBdr>
        <w:top w:val="none" w:sz="0" w:space="0" w:color="auto"/>
        <w:left w:val="none" w:sz="0" w:space="0" w:color="auto"/>
        <w:bottom w:val="none" w:sz="0" w:space="0" w:color="auto"/>
        <w:right w:val="none" w:sz="0" w:space="0" w:color="auto"/>
      </w:divBdr>
    </w:div>
    <w:div w:id="335117641">
      <w:bodyDiv w:val="1"/>
      <w:marLeft w:val="0"/>
      <w:marRight w:val="0"/>
      <w:marTop w:val="0"/>
      <w:marBottom w:val="0"/>
      <w:divBdr>
        <w:top w:val="none" w:sz="0" w:space="0" w:color="auto"/>
        <w:left w:val="none" w:sz="0" w:space="0" w:color="auto"/>
        <w:bottom w:val="none" w:sz="0" w:space="0" w:color="auto"/>
        <w:right w:val="none" w:sz="0" w:space="0" w:color="auto"/>
      </w:divBdr>
    </w:div>
    <w:div w:id="339502945">
      <w:bodyDiv w:val="1"/>
      <w:marLeft w:val="0"/>
      <w:marRight w:val="0"/>
      <w:marTop w:val="0"/>
      <w:marBottom w:val="0"/>
      <w:divBdr>
        <w:top w:val="none" w:sz="0" w:space="0" w:color="auto"/>
        <w:left w:val="none" w:sz="0" w:space="0" w:color="auto"/>
        <w:bottom w:val="none" w:sz="0" w:space="0" w:color="auto"/>
        <w:right w:val="none" w:sz="0" w:space="0" w:color="auto"/>
      </w:divBdr>
    </w:div>
    <w:div w:id="390425251">
      <w:bodyDiv w:val="1"/>
      <w:marLeft w:val="0"/>
      <w:marRight w:val="0"/>
      <w:marTop w:val="0"/>
      <w:marBottom w:val="0"/>
      <w:divBdr>
        <w:top w:val="none" w:sz="0" w:space="0" w:color="auto"/>
        <w:left w:val="none" w:sz="0" w:space="0" w:color="auto"/>
        <w:bottom w:val="none" w:sz="0" w:space="0" w:color="auto"/>
        <w:right w:val="none" w:sz="0" w:space="0" w:color="auto"/>
      </w:divBdr>
    </w:div>
    <w:div w:id="426393044">
      <w:bodyDiv w:val="1"/>
      <w:marLeft w:val="0"/>
      <w:marRight w:val="0"/>
      <w:marTop w:val="0"/>
      <w:marBottom w:val="0"/>
      <w:divBdr>
        <w:top w:val="none" w:sz="0" w:space="0" w:color="auto"/>
        <w:left w:val="none" w:sz="0" w:space="0" w:color="auto"/>
        <w:bottom w:val="none" w:sz="0" w:space="0" w:color="auto"/>
        <w:right w:val="none" w:sz="0" w:space="0" w:color="auto"/>
      </w:divBdr>
    </w:div>
    <w:div w:id="435833639">
      <w:bodyDiv w:val="1"/>
      <w:marLeft w:val="0"/>
      <w:marRight w:val="0"/>
      <w:marTop w:val="0"/>
      <w:marBottom w:val="0"/>
      <w:divBdr>
        <w:top w:val="none" w:sz="0" w:space="0" w:color="auto"/>
        <w:left w:val="none" w:sz="0" w:space="0" w:color="auto"/>
        <w:bottom w:val="none" w:sz="0" w:space="0" w:color="auto"/>
        <w:right w:val="none" w:sz="0" w:space="0" w:color="auto"/>
      </w:divBdr>
    </w:div>
    <w:div w:id="436293600">
      <w:bodyDiv w:val="1"/>
      <w:marLeft w:val="0"/>
      <w:marRight w:val="0"/>
      <w:marTop w:val="0"/>
      <w:marBottom w:val="0"/>
      <w:divBdr>
        <w:top w:val="none" w:sz="0" w:space="0" w:color="auto"/>
        <w:left w:val="none" w:sz="0" w:space="0" w:color="auto"/>
        <w:bottom w:val="none" w:sz="0" w:space="0" w:color="auto"/>
        <w:right w:val="none" w:sz="0" w:space="0" w:color="auto"/>
      </w:divBdr>
    </w:div>
    <w:div w:id="534586825">
      <w:bodyDiv w:val="1"/>
      <w:marLeft w:val="0"/>
      <w:marRight w:val="0"/>
      <w:marTop w:val="0"/>
      <w:marBottom w:val="0"/>
      <w:divBdr>
        <w:top w:val="none" w:sz="0" w:space="0" w:color="auto"/>
        <w:left w:val="none" w:sz="0" w:space="0" w:color="auto"/>
        <w:bottom w:val="none" w:sz="0" w:space="0" w:color="auto"/>
        <w:right w:val="none" w:sz="0" w:space="0" w:color="auto"/>
      </w:divBdr>
    </w:div>
    <w:div w:id="609052868">
      <w:bodyDiv w:val="1"/>
      <w:marLeft w:val="0"/>
      <w:marRight w:val="0"/>
      <w:marTop w:val="0"/>
      <w:marBottom w:val="0"/>
      <w:divBdr>
        <w:top w:val="none" w:sz="0" w:space="0" w:color="auto"/>
        <w:left w:val="none" w:sz="0" w:space="0" w:color="auto"/>
        <w:bottom w:val="none" w:sz="0" w:space="0" w:color="auto"/>
        <w:right w:val="none" w:sz="0" w:space="0" w:color="auto"/>
      </w:divBdr>
    </w:div>
    <w:div w:id="634026828">
      <w:bodyDiv w:val="1"/>
      <w:marLeft w:val="0"/>
      <w:marRight w:val="0"/>
      <w:marTop w:val="0"/>
      <w:marBottom w:val="0"/>
      <w:divBdr>
        <w:top w:val="none" w:sz="0" w:space="0" w:color="auto"/>
        <w:left w:val="none" w:sz="0" w:space="0" w:color="auto"/>
        <w:bottom w:val="none" w:sz="0" w:space="0" w:color="auto"/>
        <w:right w:val="none" w:sz="0" w:space="0" w:color="auto"/>
      </w:divBdr>
    </w:div>
    <w:div w:id="647057108">
      <w:bodyDiv w:val="1"/>
      <w:marLeft w:val="0"/>
      <w:marRight w:val="0"/>
      <w:marTop w:val="0"/>
      <w:marBottom w:val="0"/>
      <w:divBdr>
        <w:top w:val="none" w:sz="0" w:space="0" w:color="auto"/>
        <w:left w:val="none" w:sz="0" w:space="0" w:color="auto"/>
        <w:bottom w:val="none" w:sz="0" w:space="0" w:color="auto"/>
        <w:right w:val="none" w:sz="0" w:space="0" w:color="auto"/>
      </w:divBdr>
    </w:div>
    <w:div w:id="656763967">
      <w:bodyDiv w:val="1"/>
      <w:marLeft w:val="0"/>
      <w:marRight w:val="0"/>
      <w:marTop w:val="0"/>
      <w:marBottom w:val="0"/>
      <w:divBdr>
        <w:top w:val="none" w:sz="0" w:space="0" w:color="auto"/>
        <w:left w:val="none" w:sz="0" w:space="0" w:color="auto"/>
        <w:bottom w:val="none" w:sz="0" w:space="0" w:color="auto"/>
        <w:right w:val="none" w:sz="0" w:space="0" w:color="auto"/>
      </w:divBdr>
    </w:div>
    <w:div w:id="685791482">
      <w:bodyDiv w:val="1"/>
      <w:marLeft w:val="0"/>
      <w:marRight w:val="0"/>
      <w:marTop w:val="0"/>
      <w:marBottom w:val="0"/>
      <w:divBdr>
        <w:top w:val="none" w:sz="0" w:space="0" w:color="auto"/>
        <w:left w:val="none" w:sz="0" w:space="0" w:color="auto"/>
        <w:bottom w:val="none" w:sz="0" w:space="0" w:color="auto"/>
        <w:right w:val="none" w:sz="0" w:space="0" w:color="auto"/>
      </w:divBdr>
    </w:div>
    <w:div w:id="692416151">
      <w:bodyDiv w:val="1"/>
      <w:marLeft w:val="0"/>
      <w:marRight w:val="0"/>
      <w:marTop w:val="0"/>
      <w:marBottom w:val="0"/>
      <w:divBdr>
        <w:top w:val="none" w:sz="0" w:space="0" w:color="auto"/>
        <w:left w:val="none" w:sz="0" w:space="0" w:color="auto"/>
        <w:bottom w:val="none" w:sz="0" w:space="0" w:color="auto"/>
        <w:right w:val="none" w:sz="0" w:space="0" w:color="auto"/>
      </w:divBdr>
    </w:div>
    <w:div w:id="729037413">
      <w:bodyDiv w:val="1"/>
      <w:marLeft w:val="0"/>
      <w:marRight w:val="0"/>
      <w:marTop w:val="0"/>
      <w:marBottom w:val="0"/>
      <w:divBdr>
        <w:top w:val="none" w:sz="0" w:space="0" w:color="auto"/>
        <w:left w:val="none" w:sz="0" w:space="0" w:color="auto"/>
        <w:bottom w:val="none" w:sz="0" w:space="0" w:color="auto"/>
        <w:right w:val="none" w:sz="0" w:space="0" w:color="auto"/>
      </w:divBdr>
    </w:div>
    <w:div w:id="757872560">
      <w:bodyDiv w:val="1"/>
      <w:marLeft w:val="0"/>
      <w:marRight w:val="0"/>
      <w:marTop w:val="0"/>
      <w:marBottom w:val="0"/>
      <w:divBdr>
        <w:top w:val="none" w:sz="0" w:space="0" w:color="auto"/>
        <w:left w:val="none" w:sz="0" w:space="0" w:color="auto"/>
        <w:bottom w:val="none" w:sz="0" w:space="0" w:color="auto"/>
        <w:right w:val="none" w:sz="0" w:space="0" w:color="auto"/>
      </w:divBdr>
    </w:div>
    <w:div w:id="765733323">
      <w:bodyDiv w:val="1"/>
      <w:marLeft w:val="0"/>
      <w:marRight w:val="0"/>
      <w:marTop w:val="0"/>
      <w:marBottom w:val="0"/>
      <w:divBdr>
        <w:top w:val="none" w:sz="0" w:space="0" w:color="auto"/>
        <w:left w:val="none" w:sz="0" w:space="0" w:color="auto"/>
        <w:bottom w:val="none" w:sz="0" w:space="0" w:color="auto"/>
        <w:right w:val="none" w:sz="0" w:space="0" w:color="auto"/>
      </w:divBdr>
    </w:div>
    <w:div w:id="777453710">
      <w:bodyDiv w:val="1"/>
      <w:marLeft w:val="0"/>
      <w:marRight w:val="0"/>
      <w:marTop w:val="0"/>
      <w:marBottom w:val="0"/>
      <w:divBdr>
        <w:top w:val="none" w:sz="0" w:space="0" w:color="auto"/>
        <w:left w:val="none" w:sz="0" w:space="0" w:color="auto"/>
        <w:bottom w:val="none" w:sz="0" w:space="0" w:color="auto"/>
        <w:right w:val="none" w:sz="0" w:space="0" w:color="auto"/>
      </w:divBdr>
    </w:div>
    <w:div w:id="817645951">
      <w:bodyDiv w:val="1"/>
      <w:marLeft w:val="0"/>
      <w:marRight w:val="0"/>
      <w:marTop w:val="0"/>
      <w:marBottom w:val="0"/>
      <w:divBdr>
        <w:top w:val="none" w:sz="0" w:space="0" w:color="auto"/>
        <w:left w:val="none" w:sz="0" w:space="0" w:color="auto"/>
        <w:bottom w:val="none" w:sz="0" w:space="0" w:color="auto"/>
        <w:right w:val="none" w:sz="0" w:space="0" w:color="auto"/>
      </w:divBdr>
    </w:div>
    <w:div w:id="893739697">
      <w:bodyDiv w:val="1"/>
      <w:marLeft w:val="0"/>
      <w:marRight w:val="0"/>
      <w:marTop w:val="0"/>
      <w:marBottom w:val="0"/>
      <w:divBdr>
        <w:top w:val="none" w:sz="0" w:space="0" w:color="auto"/>
        <w:left w:val="none" w:sz="0" w:space="0" w:color="auto"/>
        <w:bottom w:val="none" w:sz="0" w:space="0" w:color="auto"/>
        <w:right w:val="none" w:sz="0" w:space="0" w:color="auto"/>
      </w:divBdr>
    </w:div>
    <w:div w:id="957563939">
      <w:bodyDiv w:val="1"/>
      <w:marLeft w:val="0"/>
      <w:marRight w:val="0"/>
      <w:marTop w:val="0"/>
      <w:marBottom w:val="0"/>
      <w:divBdr>
        <w:top w:val="none" w:sz="0" w:space="0" w:color="auto"/>
        <w:left w:val="none" w:sz="0" w:space="0" w:color="auto"/>
        <w:bottom w:val="none" w:sz="0" w:space="0" w:color="auto"/>
        <w:right w:val="none" w:sz="0" w:space="0" w:color="auto"/>
      </w:divBdr>
    </w:div>
    <w:div w:id="995765570">
      <w:bodyDiv w:val="1"/>
      <w:marLeft w:val="0"/>
      <w:marRight w:val="0"/>
      <w:marTop w:val="0"/>
      <w:marBottom w:val="0"/>
      <w:divBdr>
        <w:top w:val="none" w:sz="0" w:space="0" w:color="auto"/>
        <w:left w:val="none" w:sz="0" w:space="0" w:color="auto"/>
        <w:bottom w:val="none" w:sz="0" w:space="0" w:color="auto"/>
        <w:right w:val="none" w:sz="0" w:space="0" w:color="auto"/>
      </w:divBdr>
    </w:div>
    <w:div w:id="1033072406">
      <w:bodyDiv w:val="1"/>
      <w:marLeft w:val="0"/>
      <w:marRight w:val="0"/>
      <w:marTop w:val="0"/>
      <w:marBottom w:val="0"/>
      <w:divBdr>
        <w:top w:val="none" w:sz="0" w:space="0" w:color="auto"/>
        <w:left w:val="none" w:sz="0" w:space="0" w:color="auto"/>
        <w:bottom w:val="none" w:sz="0" w:space="0" w:color="auto"/>
        <w:right w:val="none" w:sz="0" w:space="0" w:color="auto"/>
      </w:divBdr>
    </w:div>
    <w:div w:id="1033309689">
      <w:bodyDiv w:val="1"/>
      <w:marLeft w:val="0"/>
      <w:marRight w:val="0"/>
      <w:marTop w:val="0"/>
      <w:marBottom w:val="0"/>
      <w:divBdr>
        <w:top w:val="none" w:sz="0" w:space="0" w:color="auto"/>
        <w:left w:val="none" w:sz="0" w:space="0" w:color="auto"/>
        <w:bottom w:val="none" w:sz="0" w:space="0" w:color="auto"/>
        <w:right w:val="none" w:sz="0" w:space="0" w:color="auto"/>
      </w:divBdr>
    </w:div>
    <w:div w:id="1077441870">
      <w:bodyDiv w:val="1"/>
      <w:marLeft w:val="0"/>
      <w:marRight w:val="0"/>
      <w:marTop w:val="0"/>
      <w:marBottom w:val="0"/>
      <w:divBdr>
        <w:top w:val="none" w:sz="0" w:space="0" w:color="auto"/>
        <w:left w:val="none" w:sz="0" w:space="0" w:color="auto"/>
        <w:bottom w:val="none" w:sz="0" w:space="0" w:color="auto"/>
        <w:right w:val="none" w:sz="0" w:space="0" w:color="auto"/>
      </w:divBdr>
    </w:div>
    <w:div w:id="1087576807">
      <w:bodyDiv w:val="1"/>
      <w:marLeft w:val="0"/>
      <w:marRight w:val="0"/>
      <w:marTop w:val="0"/>
      <w:marBottom w:val="0"/>
      <w:divBdr>
        <w:top w:val="none" w:sz="0" w:space="0" w:color="auto"/>
        <w:left w:val="none" w:sz="0" w:space="0" w:color="auto"/>
        <w:bottom w:val="none" w:sz="0" w:space="0" w:color="auto"/>
        <w:right w:val="none" w:sz="0" w:space="0" w:color="auto"/>
      </w:divBdr>
    </w:div>
    <w:div w:id="1111582919">
      <w:bodyDiv w:val="1"/>
      <w:marLeft w:val="0"/>
      <w:marRight w:val="0"/>
      <w:marTop w:val="0"/>
      <w:marBottom w:val="0"/>
      <w:divBdr>
        <w:top w:val="none" w:sz="0" w:space="0" w:color="auto"/>
        <w:left w:val="none" w:sz="0" w:space="0" w:color="auto"/>
        <w:bottom w:val="none" w:sz="0" w:space="0" w:color="auto"/>
        <w:right w:val="none" w:sz="0" w:space="0" w:color="auto"/>
      </w:divBdr>
    </w:div>
    <w:div w:id="1155030313">
      <w:bodyDiv w:val="1"/>
      <w:marLeft w:val="0"/>
      <w:marRight w:val="0"/>
      <w:marTop w:val="0"/>
      <w:marBottom w:val="0"/>
      <w:divBdr>
        <w:top w:val="none" w:sz="0" w:space="0" w:color="auto"/>
        <w:left w:val="none" w:sz="0" w:space="0" w:color="auto"/>
        <w:bottom w:val="none" w:sz="0" w:space="0" w:color="auto"/>
        <w:right w:val="none" w:sz="0" w:space="0" w:color="auto"/>
      </w:divBdr>
    </w:div>
    <w:div w:id="1226573064">
      <w:bodyDiv w:val="1"/>
      <w:marLeft w:val="0"/>
      <w:marRight w:val="0"/>
      <w:marTop w:val="0"/>
      <w:marBottom w:val="0"/>
      <w:divBdr>
        <w:top w:val="none" w:sz="0" w:space="0" w:color="auto"/>
        <w:left w:val="none" w:sz="0" w:space="0" w:color="auto"/>
        <w:bottom w:val="none" w:sz="0" w:space="0" w:color="auto"/>
        <w:right w:val="none" w:sz="0" w:space="0" w:color="auto"/>
      </w:divBdr>
    </w:div>
    <w:div w:id="1242639836">
      <w:bodyDiv w:val="1"/>
      <w:marLeft w:val="0"/>
      <w:marRight w:val="0"/>
      <w:marTop w:val="0"/>
      <w:marBottom w:val="0"/>
      <w:divBdr>
        <w:top w:val="none" w:sz="0" w:space="0" w:color="auto"/>
        <w:left w:val="none" w:sz="0" w:space="0" w:color="auto"/>
        <w:bottom w:val="none" w:sz="0" w:space="0" w:color="auto"/>
        <w:right w:val="none" w:sz="0" w:space="0" w:color="auto"/>
      </w:divBdr>
    </w:div>
    <w:div w:id="1255433094">
      <w:bodyDiv w:val="1"/>
      <w:marLeft w:val="0"/>
      <w:marRight w:val="0"/>
      <w:marTop w:val="0"/>
      <w:marBottom w:val="0"/>
      <w:divBdr>
        <w:top w:val="none" w:sz="0" w:space="0" w:color="auto"/>
        <w:left w:val="none" w:sz="0" w:space="0" w:color="auto"/>
        <w:bottom w:val="none" w:sz="0" w:space="0" w:color="auto"/>
        <w:right w:val="none" w:sz="0" w:space="0" w:color="auto"/>
      </w:divBdr>
    </w:div>
    <w:div w:id="1277785357">
      <w:bodyDiv w:val="1"/>
      <w:marLeft w:val="0"/>
      <w:marRight w:val="0"/>
      <w:marTop w:val="0"/>
      <w:marBottom w:val="0"/>
      <w:divBdr>
        <w:top w:val="none" w:sz="0" w:space="0" w:color="auto"/>
        <w:left w:val="none" w:sz="0" w:space="0" w:color="auto"/>
        <w:bottom w:val="none" w:sz="0" w:space="0" w:color="auto"/>
        <w:right w:val="none" w:sz="0" w:space="0" w:color="auto"/>
      </w:divBdr>
    </w:div>
    <w:div w:id="1284388221">
      <w:bodyDiv w:val="1"/>
      <w:marLeft w:val="0"/>
      <w:marRight w:val="0"/>
      <w:marTop w:val="0"/>
      <w:marBottom w:val="0"/>
      <w:divBdr>
        <w:top w:val="none" w:sz="0" w:space="0" w:color="auto"/>
        <w:left w:val="none" w:sz="0" w:space="0" w:color="auto"/>
        <w:bottom w:val="none" w:sz="0" w:space="0" w:color="auto"/>
        <w:right w:val="none" w:sz="0" w:space="0" w:color="auto"/>
      </w:divBdr>
    </w:div>
    <w:div w:id="1286081758">
      <w:bodyDiv w:val="1"/>
      <w:marLeft w:val="0"/>
      <w:marRight w:val="0"/>
      <w:marTop w:val="0"/>
      <w:marBottom w:val="0"/>
      <w:divBdr>
        <w:top w:val="none" w:sz="0" w:space="0" w:color="auto"/>
        <w:left w:val="none" w:sz="0" w:space="0" w:color="auto"/>
        <w:bottom w:val="none" w:sz="0" w:space="0" w:color="auto"/>
        <w:right w:val="none" w:sz="0" w:space="0" w:color="auto"/>
      </w:divBdr>
    </w:div>
    <w:div w:id="1312517582">
      <w:bodyDiv w:val="1"/>
      <w:marLeft w:val="0"/>
      <w:marRight w:val="0"/>
      <w:marTop w:val="0"/>
      <w:marBottom w:val="0"/>
      <w:divBdr>
        <w:top w:val="none" w:sz="0" w:space="0" w:color="auto"/>
        <w:left w:val="none" w:sz="0" w:space="0" w:color="auto"/>
        <w:bottom w:val="none" w:sz="0" w:space="0" w:color="auto"/>
        <w:right w:val="none" w:sz="0" w:space="0" w:color="auto"/>
      </w:divBdr>
    </w:div>
    <w:div w:id="1367486723">
      <w:bodyDiv w:val="1"/>
      <w:marLeft w:val="0"/>
      <w:marRight w:val="0"/>
      <w:marTop w:val="0"/>
      <w:marBottom w:val="0"/>
      <w:divBdr>
        <w:top w:val="none" w:sz="0" w:space="0" w:color="auto"/>
        <w:left w:val="none" w:sz="0" w:space="0" w:color="auto"/>
        <w:bottom w:val="none" w:sz="0" w:space="0" w:color="auto"/>
        <w:right w:val="none" w:sz="0" w:space="0" w:color="auto"/>
      </w:divBdr>
    </w:div>
    <w:div w:id="1367750757">
      <w:bodyDiv w:val="1"/>
      <w:marLeft w:val="0"/>
      <w:marRight w:val="0"/>
      <w:marTop w:val="0"/>
      <w:marBottom w:val="0"/>
      <w:divBdr>
        <w:top w:val="none" w:sz="0" w:space="0" w:color="auto"/>
        <w:left w:val="none" w:sz="0" w:space="0" w:color="auto"/>
        <w:bottom w:val="none" w:sz="0" w:space="0" w:color="auto"/>
        <w:right w:val="none" w:sz="0" w:space="0" w:color="auto"/>
      </w:divBdr>
    </w:div>
    <w:div w:id="1370757947">
      <w:bodyDiv w:val="1"/>
      <w:marLeft w:val="0"/>
      <w:marRight w:val="0"/>
      <w:marTop w:val="0"/>
      <w:marBottom w:val="0"/>
      <w:divBdr>
        <w:top w:val="none" w:sz="0" w:space="0" w:color="auto"/>
        <w:left w:val="none" w:sz="0" w:space="0" w:color="auto"/>
        <w:bottom w:val="none" w:sz="0" w:space="0" w:color="auto"/>
        <w:right w:val="none" w:sz="0" w:space="0" w:color="auto"/>
      </w:divBdr>
    </w:div>
    <w:div w:id="1387486678">
      <w:bodyDiv w:val="1"/>
      <w:marLeft w:val="0"/>
      <w:marRight w:val="0"/>
      <w:marTop w:val="0"/>
      <w:marBottom w:val="0"/>
      <w:divBdr>
        <w:top w:val="none" w:sz="0" w:space="0" w:color="auto"/>
        <w:left w:val="none" w:sz="0" w:space="0" w:color="auto"/>
        <w:bottom w:val="none" w:sz="0" w:space="0" w:color="auto"/>
        <w:right w:val="none" w:sz="0" w:space="0" w:color="auto"/>
      </w:divBdr>
    </w:div>
    <w:div w:id="1387875692">
      <w:bodyDiv w:val="1"/>
      <w:marLeft w:val="0"/>
      <w:marRight w:val="0"/>
      <w:marTop w:val="0"/>
      <w:marBottom w:val="0"/>
      <w:divBdr>
        <w:top w:val="none" w:sz="0" w:space="0" w:color="auto"/>
        <w:left w:val="none" w:sz="0" w:space="0" w:color="auto"/>
        <w:bottom w:val="none" w:sz="0" w:space="0" w:color="auto"/>
        <w:right w:val="none" w:sz="0" w:space="0" w:color="auto"/>
      </w:divBdr>
    </w:div>
    <w:div w:id="1387877438">
      <w:bodyDiv w:val="1"/>
      <w:marLeft w:val="0"/>
      <w:marRight w:val="0"/>
      <w:marTop w:val="0"/>
      <w:marBottom w:val="0"/>
      <w:divBdr>
        <w:top w:val="none" w:sz="0" w:space="0" w:color="auto"/>
        <w:left w:val="none" w:sz="0" w:space="0" w:color="auto"/>
        <w:bottom w:val="none" w:sz="0" w:space="0" w:color="auto"/>
        <w:right w:val="none" w:sz="0" w:space="0" w:color="auto"/>
      </w:divBdr>
    </w:div>
    <w:div w:id="1392075333">
      <w:bodyDiv w:val="1"/>
      <w:marLeft w:val="0"/>
      <w:marRight w:val="0"/>
      <w:marTop w:val="0"/>
      <w:marBottom w:val="0"/>
      <w:divBdr>
        <w:top w:val="none" w:sz="0" w:space="0" w:color="auto"/>
        <w:left w:val="none" w:sz="0" w:space="0" w:color="auto"/>
        <w:bottom w:val="none" w:sz="0" w:space="0" w:color="auto"/>
        <w:right w:val="none" w:sz="0" w:space="0" w:color="auto"/>
      </w:divBdr>
    </w:div>
    <w:div w:id="1484395023">
      <w:bodyDiv w:val="1"/>
      <w:marLeft w:val="0"/>
      <w:marRight w:val="0"/>
      <w:marTop w:val="0"/>
      <w:marBottom w:val="0"/>
      <w:divBdr>
        <w:top w:val="none" w:sz="0" w:space="0" w:color="auto"/>
        <w:left w:val="none" w:sz="0" w:space="0" w:color="auto"/>
        <w:bottom w:val="none" w:sz="0" w:space="0" w:color="auto"/>
        <w:right w:val="none" w:sz="0" w:space="0" w:color="auto"/>
      </w:divBdr>
    </w:div>
    <w:div w:id="1523400919">
      <w:bodyDiv w:val="1"/>
      <w:marLeft w:val="0"/>
      <w:marRight w:val="0"/>
      <w:marTop w:val="0"/>
      <w:marBottom w:val="0"/>
      <w:divBdr>
        <w:top w:val="none" w:sz="0" w:space="0" w:color="auto"/>
        <w:left w:val="none" w:sz="0" w:space="0" w:color="auto"/>
        <w:bottom w:val="none" w:sz="0" w:space="0" w:color="auto"/>
        <w:right w:val="none" w:sz="0" w:space="0" w:color="auto"/>
      </w:divBdr>
    </w:div>
    <w:div w:id="1559124185">
      <w:bodyDiv w:val="1"/>
      <w:marLeft w:val="0"/>
      <w:marRight w:val="0"/>
      <w:marTop w:val="0"/>
      <w:marBottom w:val="0"/>
      <w:divBdr>
        <w:top w:val="none" w:sz="0" w:space="0" w:color="auto"/>
        <w:left w:val="none" w:sz="0" w:space="0" w:color="auto"/>
        <w:bottom w:val="none" w:sz="0" w:space="0" w:color="auto"/>
        <w:right w:val="none" w:sz="0" w:space="0" w:color="auto"/>
      </w:divBdr>
    </w:div>
    <w:div w:id="1568222778">
      <w:bodyDiv w:val="1"/>
      <w:marLeft w:val="0"/>
      <w:marRight w:val="0"/>
      <w:marTop w:val="0"/>
      <w:marBottom w:val="0"/>
      <w:divBdr>
        <w:top w:val="none" w:sz="0" w:space="0" w:color="auto"/>
        <w:left w:val="none" w:sz="0" w:space="0" w:color="auto"/>
        <w:bottom w:val="none" w:sz="0" w:space="0" w:color="auto"/>
        <w:right w:val="none" w:sz="0" w:space="0" w:color="auto"/>
      </w:divBdr>
    </w:div>
    <w:div w:id="1623002819">
      <w:bodyDiv w:val="1"/>
      <w:marLeft w:val="0"/>
      <w:marRight w:val="0"/>
      <w:marTop w:val="0"/>
      <w:marBottom w:val="0"/>
      <w:divBdr>
        <w:top w:val="none" w:sz="0" w:space="0" w:color="auto"/>
        <w:left w:val="none" w:sz="0" w:space="0" w:color="auto"/>
        <w:bottom w:val="none" w:sz="0" w:space="0" w:color="auto"/>
        <w:right w:val="none" w:sz="0" w:space="0" w:color="auto"/>
      </w:divBdr>
    </w:div>
    <w:div w:id="1720469909">
      <w:bodyDiv w:val="1"/>
      <w:marLeft w:val="0"/>
      <w:marRight w:val="0"/>
      <w:marTop w:val="0"/>
      <w:marBottom w:val="0"/>
      <w:divBdr>
        <w:top w:val="none" w:sz="0" w:space="0" w:color="auto"/>
        <w:left w:val="none" w:sz="0" w:space="0" w:color="auto"/>
        <w:bottom w:val="none" w:sz="0" w:space="0" w:color="auto"/>
        <w:right w:val="none" w:sz="0" w:space="0" w:color="auto"/>
      </w:divBdr>
    </w:div>
    <w:div w:id="1870298076">
      <w:bodyDiv w:val="1"/>
      <w:marLeft w:val="0"/>
      <w:marRight w:val="0"/>
      <w:marTop w:val="0"/>
      <w:marBottom w:val="0"/>
      <w:divBdr>
        <w:top w:val="none" w:sz="0" w:space="0" w:color="auto"/>
        <w:left w:val="none" w:sz="0" w:space="0" w:color="auto"/>
        <w:bottom w:val="none" w:sz="0" w:space="0" w:color="auto"/>
        <w:right w:val="none" w:sz="0" w:space="0" w:color="auto"/>
      </w:divBdr>
    </w:div>
    <w:div w:id="1931158112">
      <w:bodyDiv w:val="1"/>
      <w:marLeft w:val="0"/>
      <w:marRight w:val="0"/>
      <w:marTop w:val="0"/>
      <w:marBottom w:val="0"/>
      <w:divBdr>
        <w:top w:val="none" w:sz="0" w:space="0" w:color="auto"/>
        <w:left w:val="none" w:sz="0" w:space="0" w:color="auto"/>
        <w:bottom w:val="none" w:sz="0" w:space="0" w:color="auto"/>
        <w:right w:val="none" w:sz="0" w:space="0" w:color="auto"/>
      </w:divBdr>
    </w:div>
    <w:div w:id="1992295942">
      <w:bodyDiv w:val="1"/>
      <w:marLeft w:val="0"/>
      <w:marRight w:val="0"/>
      <w:marTop w:val="0"/>
      <w:marBottom w:val="0"/>
      <w:divBdr>
        <w:top w:val="none" w:sz="0" w:space="0" w:color="auto"/>
        <w:left w:val="none" w:sz="0" w:space="0" w:color="auto"/>
        <w:bottom w:val="none" w:sz="0" w:space="0" w:color="auto"/>
        <w:right w:val="none" w:sz="0" w:space="0" w:color="auto"/>
      </w:divBdr>
    </w:div>
    <w:div w:id="2086412976">
      <w:bodyDiv w:val="1"/>
      <w:marLeft w:val="0"/>
      <w:marRight w:val="0"/>
      <w:marTop w:val="0"/>
      <w:marBottom w:val="0"/>
      <w:divBdr>
        <w:top w:val="none" w:sz="0" w:space="0" w:color="auto"/>
        <w:left w:val="none" w:sz="0" w:space="0" w:color="auto"/>
        <w:bottom w:val="none" w:sz="0" w:space="0" w:color="auto"/>
        <w:right w:val="none" w:sz="0" w:space="0" w:color="auto"/>
      </w:divBdr>
    </w:div>
    <w:div w:id="2109688764">
      <w:bodyDiv w:val="1"/>
      <w:marLeft w:val="0"/>
      <w:marRight w:val="0"/>
      <w:marTop w:val="0"/>
      <w:marBottom w:val="0"/>
      <w:divBdr>
        <w:top w:val="none" w:sz="0" w:space="0" w:color="auto"/>
        <w:left w:val="none" w:sz="0" w:space="0" w:color="auto"/>
        <w:bottom w:val="none" w:sz="0" w:space="0" w:color="auto"/>
        <w:right w:val="none" w:sz="0" w:space="0" w:color="auto"/>
      </w:divBdr>
    </w:div>
    <w:div w:id="2112385587">
      <w:bodyDiv w:val="1"/>
      <w:marLeft w:val="0"/>
      <w:marRight w:val="0"/>
      <w:marTop w:val="0"/>
      <w:marBottom w:val="0"/>
      <w:divBdr>
        <w:top w:val="none" w:sz="0" w:space="0" w:color="auto"/>
        <w:left w:val="none" w:sz="0" w:space="0" w:color="auto"/>
        <w:bottom w:val="none" w:sz="0" w:space="0" w:color="auto"/>
        <w:right w:val="none" w:sz="0" w:space="0" w:color="auto"/>
      </w:divBdr>
    </w:div>
    <w:div w:id="2141796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2.jpeg"/><Relationship Id="rId21" Type="http://schemas.openxmlformats.org/officeDocument/2006/relationships/image" Target="media/image17.png"/><Relationship Id="rId34" Type="http://schemas.openxmlformats.org/officeDocument/2006/relationships/hyperlink" Target="https://creativecommons.org/licenses/by/2.0/" TargetMode="External"/><Relationship Id="rId42" Type="http://schemas.openxmlformats.org/officeDocument/2006/relationships/image" Target="media/image35.png"/><Relationship Id="rId47" Type="http://schemas.microsoft.com/office/2011/relationships/people" Target="peop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creativecommons.org/licenses/by/2.0/" TargetMode="External"/><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7.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29.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4" Type="http://schemas.openxmlformats.org/officeDocument/2006/relationships/image" Target="media/image3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creativecommons.org/licenses/by/2.0/" TargetMode="External"/><Relationship Id="rId35" Type="http://schemas.openxmlformats.org/officeDocument/2006/relationships/image" Target="media/image28.jpeg"/><Relationship Id="rId43" Type="http://schemas.openxmlformats.org/officeDocument/2006/relationships/hyperlink" Target="https://creativecommons.org/licenses/by/2.0/" TargetMode="External"/><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7.png"/><Relationship Id="rId38" Type="http://schemas.openxmlformats.org/officeDocument/2006/relationships/image" Target="media/image31.jpe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rugl\OneDrive\&#1056;&#1072;&#1073;&#1086;&#1095;&#1080;&#1081;%20&#1089;&#1090;&#1086;&#1083;\LINUX%20&#1087;&#1077;&#1088;&#1077;&#1074;&#1086;&#1076;\LINUX%20&#1043;&#1083;&#1072;&#1074;&#1072;%201.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C:\Users\krugl\OneDrive\Рабочий стол\LINUX перевод\LINUX Глава 1.dotx</Template>
  <TotalTime>25</TotalTime>
  <Pages>40</Pages>
  <Words>7464</Words>
  <Characters>42551</Characters>
  <Application>Microsoft Office Word</Application>
  <DocSecurity>0</DocSecurity>
  <Lines>354</Lines>
  <Paragraphs>99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49916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Владислав Круглянкин</dc:creator>
  <cp:keywords/>
  <dc:description/>
  <cp:lastModifiedBy>Andrew Ilchenko</cp:lastModifiedBy>
  <cp:revision>5</cp:revision>
  <dcterms:created xsi:type="dcterms:W3CDTF">2023-06-29T02:26:00Z</dcterms:created>
  <dcterms:modified xsi:type="dcterms:W3CDTF">2023-12-03T12:48:00Z</dcterms:modified>
</cp:coreProperties>
</file>